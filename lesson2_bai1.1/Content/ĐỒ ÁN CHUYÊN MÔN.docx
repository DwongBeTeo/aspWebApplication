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C228D" w14:textId="77777777" w:rsidR="00F432EE" w:rsidRDefault="00F432EE" w:rsidP="00F432E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D1C08AD" wp14:editId="7785B7AD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647700" cy="647700"/>
                <wp:effectExtent l="0" t="0" r="0" b="0"/>
                <wp:wrapNone/>
                <wp:docPr id="9" name="Hình tự do: Hình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8500" y="3462500"/>
                          <a:ext cx="6350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0" h="635000" extrusionOk="0">
                              <a:moveTo>
                                <a:pt x="0" y="0"/>
                              </a:moveTo>
                              <a:lnTo>
                                <a:pt x="635000" y="0"/>
                              </a:lnTo>
                              <a:moveTo>
                                <a:pt x="0" y="635000"/>
                              </a:moveTo>
                              <a:lnTo>
                                <a:pt x="635000" y="63500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236D7" id="Hình tự do: Hình 9" o:spid="_x0000_s1026" style="position:absolute;margin-left:9pt;margin-top:0;width:51pt;height:5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350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" path="m,l635000,m,635000r635000,e" strokeweight="1pt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FE45817" wp14:editId="56144817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647700" cy="647700"/>
                <wp:effectExtent l="0" t="0" r="0" b="0"/>
                <wp:wrapNone/>
                <wp:docPr id="1" name="Hình tự do: Hình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8500" y="3462500"/>
                          <a:ext cx="6350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0" h="635000" extrusionOk="0">
                              <a:moveTo>
                                <a:pt x="0" y="0"/>
                              </a:moveTo>
                              <a:lnTo>
                                <a:pt x="635000" y="0"/>
                              </a:lnTo>
                              <a:moveTo>
                                <a:pt x="0" y="635000"/>
                              </a:moveTo>
                              <a:lnTo>
                                <a:pt x="635000" y="63500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5128B" id="Hình tự do: Hình 1" o:spid="_x0000_s1026" style="position:absolute;margin-left:9pt;margin-top:0;width:51pt;height:5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350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" path="m,l635000,m,635000r635000,e" strokeweight="1pt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31E7D1C" wp14:editId="23B28473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647700" cy="647700"/>
                <wp:effectExtent l="0" t="0" r="0" b="0"/>
                <wp:wrapNone/>
                <wp:docPr id="8" name="Hình tự do: Hình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8500" y="3462500"/>
                          <a:ext cx="6350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0" h="635000" extrusionOk="0">
                              <a:moveTo>
                                <a:pt x="0" y="0"/>
                              </a:moveTo>
                              <a:lnTo>
                                <a:pt x="635000" y="0"/>
                              </a:lnTo>
                              <a:moveTo>
                                <a:pt x="0" y="635000"/>
                              </a:moveTo>
                              <a:lnTo>
                                <a:pt x="635000" y="63500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BEADA" id="Hình tự do: Hình 8" o:spid="_x0000_s1026" style="position:absolute;margin-left:9pt;margin-top:0;width:51pt;height:5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350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" path="m,l635000,m,635000r635000,e" strokeweight="1pt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</w:p>
    <w:p w14:paraId="6CC642B4" w14:textId="77777777" w:rsidR="00F432EE" w:rsidRDefault="00F432EE" w:rsidP="00F432EE">
      <w:pPr>
        <w:spacing w:before="480"/>
        <w:ind w:left="0" w:firstLine="0"/>
        <w:jc w:val="center"/>
      </w:pPr>
      <w:r>
        <w:rPr>
          <w:noProof/>
        </w:rPr>
        <w:drawing>
          <wp:inline distT="0" distB="0" distL="0" distR="0" wp14:anchorId="128FEB20" wp14:editId="363BD8B5">
            <wp:extent cx="2166243" cy="1447800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16047" b="17119"/>
                    <a:stretch>
                      <a:fillRect/>
                    </a:stretch>
                  </pic:blipFill>
                  <pic:spPr>
                    <a:xfrm>
                      <a:off x="0" y="0"/>
                      <a:ext cx="2166243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t>ĐỒ ÁN CHUYÊN MÔN</w:t>
      </w:r>
    </w:p>
    <w:p w14:paraId="0CF9D82C" w14:textId="77777777" w:rsidR="00F432EE" w:rsidRDefault="00F432EE" w:rsidP="00F432EE">
      <w:pPr>
        <w:spacing w:before="120" w:after="120"/>
        <w:ind w:left="0" w:firstLine="0"/>
      </w:pPr>
    </w:p>
    <w:p w14:paraId="67E6CF4C" w14:textId="77777777" w:rsidR="00F432EE" w:rsidRDefault="00F432EE" w:rsidP="00F432EE">
      <w:pPr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  <w:t>ĐỀ TÀI</w:t>
      </w:r>
    </w:p>
    <w:p w14:paraId="1CAB831C" w14:textId="77777777" w:rsidR="00F432EE" w:rsidRDefault="00F432EE" w:rsidP="00F432EE">
      <w:pPr>
        <w:spacing w:before="120" w:after="120" w:line="276" w:lineRule="auto"/>
        <w:ind w:left="0" w:firstLine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WEB BÁN HÀNG</w:t>
      </w:r>
    </w:p>
    <w:p w14:paraId="7AD17D3E" w14:textId="77777777" w:rsidR="00F432EE" w:rsidRDefault="00F432EE" w:rsidP="00F432EE">
      <w:pPr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1BEBCF1" w14:textId="77777777" w:rsidR="00F432EE" w:rsidRDefault="00F432EE" w:rsidP="00F432EE">
      <w:pPr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W w:w="73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72"/>
        <w:gridCol w:w="4393"/>
      </w:tblGrid>
      <w:tr w:rsidR="00F432EE" w14:paraId="37D56AF5" w14:textId="77777777" w:rsidTr="001A6023">
        <w:trPr>
          <w:jc w:val="center"/>
        </w:trPr>
        <w:tc>
          <w:tcPr>
            <w:tcW w:w="2972" w:type="dxa"/>
            <w:vAlign w:val="center"/>
          </w:tcPr>
          <w:p w14:paraId="1D63487D" w14:textId="77777777" w:rsidR="00F432EE" w:rsidRDefault="00F432EE" w:rsidP="001A6023">
            <w:pPr>
              <w:spacing w:before="40" w:after="40"/>
              <w:ind w:left="0" w:firstLine="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Giảng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dẫn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: </w:t>
            </w:r>
          </w:p>
        </w:tc>
        <w:tc>
          <w:tcPr>
            <w:tcW w:w="4393" w:type="dxa"/>
            <w:vAlign w:val="center"/>
          </w:tcPr>
          <w:p w14:paraId="04E09C36" w14:textId="77777777" w:rsidR="00F432EE" w:rsidRDefault="00F432EE" w:rsidP="001A6023">
            <w:pPr>
              <w:spacing w:before="40" w:after="40"/>
              <w:ind w:left="0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Phạm Thị Thanh Trà</w:t>
            </w:r>
          </w:p>
        </w:tc>
      </w:tr>
      <w:tr w:rsidR="00F432EE" w14:paraId="64E08E38" w14:textId="77777777" w:rsidTr="001A6023">
        <w:trPr>
          <w:jc w:val="center"/>
        </w:trPr>
        <w:tc>
          <w:tcPr>
            <w:tcW w:w="2972" w:type="dxa"/>
            <w:vAlign w:val="center"/>
          </w:tcPr>
          <w:p w14:paraId="1174FA58" w14:textId="77777777" w:rsidR="00F432EE" w:rsidRDefault="00F432EE" w:rsidP="001A6023">
            <w:pPr>
              <w:spacing w:before="40" w:after="40"/>
              <w:ind w:left="0" w:firstLine="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Sinh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:</w:t>
            </w:r>
          </w:p>
        </w:tc>
        <w:tc>
          <w:tcPr>
            <w:tcW w:w="4393" w:type="dxa"/>
            <w:vAlign w:val="center"/>
          </w:tcPr>
          <w:p w14:paraId="4FB4C46E" w14:textId="77777777" w:rsidR="00F432EE" w:rsidRPr="000B523F" w:rsidRDefault="00F432EE" w:rsidP="001A6023">
            <w:pPr>
              <w:spacing w:before="40" w:after="40"/>
              <w:ind w:left="0" w:firstLine="0"/>
              <w:rPr>
                <w:rFonts w:ascii="Times New Roman" w:eastAsia="Times New Roman" w:hAnsi="Times New Roman" w:cs="Times New Roman"/>
                <w:b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Trần</w:t>
            </w:r>
            <w:r>
              <w:rPr>
                <w:rFonts w:ascii="Times New Roman" w:eastAsia="Times New Roman" w:hAnsi="Times New Roman" w:cs="Times New Roman"/>
                <w:b/>
                <w:lang w:val="vi-VN"/>
              </w:rPr>
              <w:t xml:space="preserve"> Đăng Dương</w:t>
            </w:r>
          </w:p>
        </w:tc>
      </w:tr>
      <w:tr w:rsidR="00F432EE" w14:paraId="2CC59092" w14:textId="77777777" w:rsidTr="001A6023">
        <w:trPr>
          <w:jc w:val="center"/>
        </w:trPr>
        <w:tc>
          <w:tcPr>
            <w:tcW w:w="2972" w:type="dxa"/>
            <w:vAlign w:val="center"/>
          </w:tcPr>
          <w:p w14:paraId="15BCE784" w14:textId="77777777" w:rsidR="00F432EE" w:rsidRDefault="00F432EE" w:rsidP="001A6023">
            <w:pPr>
              <w:spacing w:before="40" w:after="40"/>
              <w:ind w:left="0" w:firstLine="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:</w:t>
            </w:r>
          </w:p>
        </w:tc>
        <w:tc>
          <w:tcPr>
            <w:tcW w:w="4393" w:type="dxa"/>
            <w:vAlign w:val="center"/>
          </w:tcPr>
          <w:p w14:paraId="0B0A7F62" w14:textId="77777777" w:rsidR="00F432EE" w:rsidRDefault="00F432EE" w:rsidP="001A6023">
            <w:pPr>
              <w:spacing w:before="40" w:after="40"/>
              <w:ind w:left="0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2210900097</w:t>
            </w:r>
          </w:p>
        </w:tc>
      </w:tr>
      <w:tr w:rsidR="00F432EE" w14:paraId="47005661" w14:textId="77777777" w:rsidTr="001A6023">
        <w:trPr>
          <w:jc w:val="center"/>
        </w:trPr>
        <w:tc>
          <w:tcPr>
            <w:tcW w:w="2972" w:type="dxa"/>
            <w:vAlign w:val="center"/>
          </w:tcPr>
          <w:p w14:paraId="3247ECD5" w14:textId="77777777" w:rsidR="00F432EE" w:rsidRDefault="00F432EE" w:rsidP="001A6023">
            <w:pPr>
              <w:spacing w:before="40" w:after="40"/>
              <w:ind w:left="0" w:firstLine="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Lớp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:</w:t>
            </w:r>
          </w:p>
        </w:tc>
        <w:tc>
          <w:tcPr>
            <w:tcW w:w="4393" w:type="dxa"/>
            <w:vAlign w:val="center"/>
          </w:tcPr>
          <w:p w14:paraId="0C557F46" w14:textId="77777777" w:rsidR="00F432EE" w:rsidRDefault="00F432EE" w:rsidP="001A6023">
            <w:pPr>
              <w:spacing w:before="40" w:after="40"/>
              <w:ind w:left="0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CNT2</w:t>
            </w:r>
          </w:p>
        </w:tc>
      </w:tr>
      <w:tr w:rsidR="00F432EE" w14:paraId="6FCA75F8" w14:textId="77777777" w:rsidTr="001A6023">
        <w:trPr>
          <w:jc w:val="center"/>
        </w:trPr>
        <w:tc>
          <w:tcPr>
            <w:tcW w:w="2972" w:type="dxa"/>
            <w:vAlign w:val="center"/>
          </w:tcPr>
          <w:p w14:paraId="72FE98AF" w14:textId="77777777" w:rsidR="00F432EE" w:rsidRDefault="00F432EE" w:rsidP="001A6023">
            <w:pPr>
              <w:spacing w:before="40" w:after="40"/>
              <w:ind w:left="0" w:firstLine="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:</w:t>
            </w:r>
          </w:p>
        </w:tc>
        <w:tc>
          <w:tcPr>
            <w:tcW w:w="4393" w:type="dxa"/>
            <w:vAlign w:val="center"/>
          </w:tcPr>
          <w:p w14:paraId="2C345C6C" w14:textId="77777777" w:rsidR="00F432EE" w:rsidRDefault="00F432EE" w:rsidP="001A6023">
            <w:pPr>
              <w:spacing w:before="40" w:after="40"/>
              <w:ind w:left="0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22</w:t>
            </w:r>
          </w:p>
        </w:tc>
      </w:tr>
    </w:tbl>
    <w:p w14:paraId="451CAA06" w14:textId="77777777" w:rsidR="00F432EE" w:rsidRDefault="00F432EE" w:rsidP="00F432EE">
      <w:pPr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7B376A0" w14:textId="77777777" w:rsidR="00F432EE" w:rsidRDefault="00F432EE" w:rsidP="00F432EE">
      <w:pPr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ADADF25" w14:textId="77777777" w:rsidR="00F432EE" w:rsidRDefault="00F432EE" w:rsidP="00F432EE">
      <w:pPr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9AF7491" w14:textId="77777777" w:rsidR="00F432EE" w:rsidRDefault="00F432EE" w:rsidP="00F432EE">
      <w:pPr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B17CE9E" w14:textId="77777777" w:rsidR="00F432EE" w:rsidRDefault="00F432EE" w:rsidP="00F432EE">
      <w:pPr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B5E6BA0" w14:textId="77777777" w:rsidR="00F432EE" w:rsidRDefault="00F432EE" w:rsidP="00F432EE">
      <w:pPr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053A601" w14:textId="77777777" w:rsidR="00F432EE" w:rsidRDefault="00F432EE" w:rsidP="00F432EE">
      <w:pPr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sz w:val="32"/>
          <w:szCs w:val="32"/>
        </w:rPr>
        <w:sectPr w:rsidR="00F432EE" w:rsidSect="00AC521C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7" w:h="16840"/>
          <w:pgMar w:top="1418" w:right="1134" w:bottom="1418" w:left="1418" w:header="720" w:footer="720" w:gutter="0"/>
          <w:pgNumType w:start="1"/>
          <w:cols w:space="720"/>
          <w:titlePg w:val="0"/>
          <w:sectPrChange w:id="1" w:author="Nam Nguyễn Quang" w:date="2023-12-24T16:37:00Z">
            <w:sectPr w:rsidR="00F432EE" w:rsidSect="00AC521C">
              <w:pgMar w:top="1418" w:right="1134" w:bottom="1418" w:left="1418" w:header="720" w:footer="720" w:gutter="0"/>
              <w:titlePg/>
            </w:sectPr>
          </w:sectPrChange>
        </w:sect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@FITNTU-PJ  </w:t>
      </w:r>
      <w:r>
        <w:rPr>
          <w:rFonts w:ascii="Times New Roman" w:eastAsia="Times New Roman" w:hAnsi="Times New Roman" w:cs="Times New Roman"/>
          <w:sz w:val="32"/>
          <w:szCs w:val="32"/>
        </w:rPr>
        <w:t>&lt;&lt;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tháng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&gt;&gt;/&lt;&lt;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Năm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&gt;&gt;</w:t>
      </w:r>
      <w:r>
        <w:br w:type="page"/>
      </w:r>
      <w:r>
        <w:lastRenderedPageBreak/>
        <w:br w:type="page"/>
      </w:r>
    </w:p>
    <w:p w14:paraId="141435C7" w14:textId="77777777" w:rsidR="00F432EE" w:rsidRDefault="00F432EE" w:rsidP="00F432E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0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MỤC LỤC</w:t>
      </w:r>
    </w:p>
    <w:sdt>
      <w:sdtPr>
        <w:id w:val="-1015692716"/>
        <w:docPartObj>
          <w:docPartGallery w:val="Table of Contents"/>
          <w:docPartUnique/>
        </w:docPartObj>
      </w:sdtPr>
      <w:sdtContent>
        <w:p w14:paraId="665FDCB8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778"/>
            </w:tabs>
            <w:spacing w:after="0" w:line="312" w:lineRule="auto"/>
            <w:ind w:left="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  <w:r>
            <w:fldChar w:fldCharType="begin"/>
          </w:r>
          <w:r>
            <w:instrText>HYPERLINK \l "_gjdgxs"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color w:val="000000"/>
            </w:rPr>
            <w:t>DANH MỤC CÁC TỪ VIẾT TẮT VÀ THUẬT NGỮ</w:t>
          </w:r>
          <w:r>
            <w:rPr>
              <w:rFonts w:ascii="Times New Roman" w:eastAsia="Times New Roman" w:hAnsi="Times New Roman" w:cs="Times New Roman"/>
              <w:b/>
              <w:color w:val="000000"/>
            </w:rPr>
            <w:fldChar w:fldCharType="end"/>
          </w:r>
          <w:r>
            <w:fldChar w:fldCharType="begin"/>
          </w:r>
          <w:r>
            <w:instrText>HYPERLINK \l "_gjdgxs"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5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</w:p>
        <w:p w14:paraId="06A37F59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778"/>
            </w:tabs>
            <w:spacing w:after="0" w:line="312" w:lineRule="auto"/>
            <w:ind w:left="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"_30j0zll"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color w:val="000000"/>
            </w:rPr>
            <w:t>DANH MỤC BẢNG BIỂU</w:t>
          </w:r>
          <w:r>
            <w:rPr>
              <w:rFonts w:ascii="Times New Roman" w:eastAsia="Times New Roman" w:hAnsi="Times New Roman" w:cs="Times New Roman"/>
              <w:b/>
              <w:color w:val="000000"/>
            </w:rPr>
            <w:fldChar w:fldCharType="end"/>
          </w:r>
          <w:r>
            <w:fldChar w:fldCharType="begin"/>
          </w:r>
          <w:r>
            <w:instrText>HYPERLINK \l "_30j0zll"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8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</w:p>
        <w:p w14:paraId="49594083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778"/>
            </w:tabs>
            <w:spacing w:after="0" w:line="312" w:lineRule="auto"/>
            <w:ind w:left="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"_1fob9te"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color w:val="000000"/>
            </w:rPr>
            <w:t>DANH MỤC HÌNH ẢNH</w:t>
          </w:r>
          <w:r>
            <w:rPr>
              <w:rFonts w:ascii="Times New Roman" w:eastAsia="Times New Roman" w:hAnsi="Times New Roman" w:cs="Times New Roman"/>
              <w:b/>
              <w:color w:val="000000"/>
            </w:rPr>
            <w:fldChar w:fldCharType="end"/>
          </w:r>
          <w:r>
            <w:fldChar w:fldCharType="begin"/>
          </w:r>
          <w:r>
            <w:instrText>HYPERLINK \l "_1fob9te"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10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</w:p>
        <w:p w14:paraId="000CD0DD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778"/>
            </w:tabs>
            <w:spacing w:after="0" w:line="312" w:lineRule="auto"/>
            <w:ind w:left="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"_3znysh7"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color w:val="000000"/>
            </w:rPr>
            <w:t>CHƯƠNG 1: NGHIÊN CỨU CƠ SỞ LÝ THUYẾT</w:t>
          </w:r>
          <w:r>
            <w:rPr>
              <w:rFonts w:ascii="Times New Roman" w:eastAsia="Times New Roman" w:hAnsi="Times New Roman" w:cs="Times New Roman"/>
              <w:b/>
              <w:color w:val="000000"/>
            </w:rPr>
            <w:fldChar w:fldCharType="end"/>
          </w:r>
          <w:r>
            <w:fldChar w:fldCharType="begin"/>
          </w:r>
          <w:r>
            <w:instrText>HYPERLINK \l "_3znysh7"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11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</w:p>
        <w:p w14:paraId="06B557A6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"_2et92p0"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1.1.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"_2et92p0"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_2et92p0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Tổng quan về lập trình thiết kế giao diện website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11</w:t>
          </w:r>
          <w:r>
            <w:fldChar w:fldCharType="end"/>
          </w:r>
        </w:p>
        <w:p w14:paraId="75F038F8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"_tyjcwt"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1.1.1.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"_tyjcwt"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_tyjcwt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Giới thiệu về HTML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11</w:t>
          </w:r>
          <w:r>
            <w:fldChar w:fldCharType="end"/>
          </w:r>
        </w:p>
        <w:p w14:paraId="1BC67C66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"_3dy6vkm"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1.1.2.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"_3dy6vkm"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_3dy6vkm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Giới thiệu về CSS3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11</w:t>
          </w:r>
          <w:r>
            <w:fldChar w:fldCharType="end"/>
          </w:r>
        </w:p>
        <w:p w14:paraId="289F1186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"_1t3h5sf"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1.1.3.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"_1t3h5sf"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_1t3h5sf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Tổng quan về ngôn ngữ lập trình Javascript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11</w:t>
          </w:r>
          <w:r>
            <w:fldChar w:fldCharType="end"/>
          </w:r>
        </w:p>
        <w:p w14:paraId="79700B8E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"_4d34og8"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1.1.4.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"_4d34og8"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_4d34og8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Thư viện Jquery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11</w:t>
          </w:r>
          <w:r>
            <w:fldChar w:fldCharType="end"/>
          </w:r>
        </w:p>
        <w:p w14:paraId="5A784A89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"_2s8eyo1"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1.1.5.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"_2s8eyo1"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_2s8eyo1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Framework Bootstrap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11</w:t>
          </w:r>
          <w:r>
            <w:fldChar w:fldCharType="end"/>
          </w:r>
        </w:p>
        <w:p w14:paraId="53D03EAA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"_17dp8vu"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1.2.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"_17dp8vu"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_17dp8vu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Tổng quan về hệ quản trị cơ sở đữ liệu MySQL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11</w:t>
          </w:r>
          <w:r>
            <w:fldChar w:fldCharType="end"/>
          </w:r>
        </w:p>
        <w:p w14:paraId="7700D1E0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"_3rdcrjn"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1.2.1.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"_3rdcrjn"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_3rdcrjn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Giới thiệu về MySQL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11</w:t>
          </w:r>
          <w:r>
            <w:fldChar w:fldCharType="end"/>
          </w:r>
        </w:p>
        <w:p w14:paraId="75808192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"_26in1rg"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1.2.2.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"_26in1rg"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_26in1rg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Ưu điểm của MySQL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11</w:t>
          </w:r>
          <w:r>
            <w:fldChar w:fldCharType="end"/>
          </w:r>
        </w:p>
        <w:p w14:paraId="5DF7C056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"_lnxbz9"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1.2.3.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"_lnxbz9"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_lnxbz9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Nhược điểm của MySQL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11</w:t>
          </w:r>
          <w:r>
            <w:fldChar w:fldCharType="end"/>
          </w:r>
        </w:p>
        <w:p w14:paraId="049A9EA7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"_35nkun2"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1.3.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"_35nkun2"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_35nkun2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Tổng quan về ngôn ngữ lập trình phía máy chủ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11</w:t>
          </w:r>
          <w:r>
            <w:fldChar w:fldCharType="end"/>
          </w:r>
        </w:p>
        <w:p w14:paraId="3AC5265D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"_1ksv4uv"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1.3.1.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"_1ksv4uv"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_1ksv4uv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Giới thiệu về nền tảng công nghệ Mã nguồn mở PHP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11</w:t>
          </w:r>
          <w:r>
            <w:fldChar w:fldCharType="end"/>
          </w:r>
        </w:p>
        <w:p w14:paraId="385D9261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"_44sinio"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1.3.2.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"_44sinio"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_44sinio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Giới thiệu về ngôn ngữ lập trình PHP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11</w:t>
          </w:r>
          <w:r>
            <w:fldChar w:fldCharType="end"/>
          </w:r>
        </w:p>
        <w:p w14:paraId="78C56FD9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"_2jxsxqh"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1.3.3.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"_2jxsxqh"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_2jxsxqh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Tổng quan về Framework Laravel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12</w:t>
          </w:r>
          <w:r>
            <w:fldChar w:fldCharType="end"/>
          </w:r>
        </w:p>
        <w:p w14:paraId="4960C527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778"/>
            </w:tabs>
            <w:spacing w:after="0" w:line="312" w:lineRule="auto"/>
            <w:ind w:left="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"_z337ya"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color w:val="000000"/>
            </w:rPr>
            <w:t>CHƯƠNG 2: TỔNG QUAN VỀ ĐỀ TÀI</w:t>
          </w:r>
          <w:r>
            <w:rPr>
              <w:rFonts w:ascii="Times New Roman" w:eastAsia="Times New Roman" w:hAnsi="Times New Roman" w:cs="Times New Roman"/>
              <w:b/>
              <w:color w:val="000000"/>
            </w:rPr>
            <w:fldChar w:fldCharType="end"/>
          </w:r>
          <w:r>
            <w:fldChar w:fldCharType="begin"/>
          </w:r>
          <w:r>
            <w:instrText>HYPERLINK \l "_z337ya"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13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</w:p>
        <w:p w14:paraId="2078439C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"_3j2qqm3"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2.1.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"_3j2qqm3"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_3j2qqm3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Đặt vấn đề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13</w:t>
          </w:r>
          <w:r>
            <w:fldChar w:fldCharType="end"/>
          </w:r>
        </w:p>
        <w:p w14:paraId="40C6745D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"_1y810tw"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2.2.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"_1y810tw"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_1y810tw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Hệ thống hiện tại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13</w:t>
          </w:r>
          <w:r>
            <w:fldChar w:fldCharType="end"/>
          </w:r>
        </w:p>
        <w:p w14:paraId="186AF292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"_4i7ojhp"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2.3.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"_4i7ojhp"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_4i7ojhp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Hệ thống đề xuất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13</w:t>
          </w:r>
          <w:r>
            <w:fldChar w:fldCharType="end"/>
          </w:r>
        </w:p>
        <w:p w14:paraId="59E89C43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"_2xcytpi"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2.4.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"_2xcytpi"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_2xcytpi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Giới hạn của hệ thống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13</w:t>
          </w:r>
          <w:r>
            <w:fldChar w:fldCharType="end"/>
          </w:r>
        </w:p>
        <w:p w14:paraId="4BBF8C48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"_1ci93xb"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2.5.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"_1ci93xb"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_1ci93xb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Yêu cầu về phần cứng và phần mềm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13</w:t>
          </w:r>
          <w:r>
            <w:fldChar w:fldCharType="end"/>
          </w:r>
        </w:p>
        <w:p w14:paraId="0E758D1C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"_3whwml4"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2.5.1.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"_3whwml4"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_3whwml4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Yêu cầu tối thiểu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13</w:t>
          </w:r>
          <w:r>
            <w:fldChar w:fldCharType="end"/>
          </w:r>
        </w:p>
        <w:p w14:paraId="4EB334AD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"_3as4poj"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2.5.2.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"_3as4poj"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_3as4poj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Yêu cầu đề nghị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13</w:t>
          </w:r>
          <w:r>
            <w:fldChar w:fldCharType="end"/>
          </w:r>
        </w:p>
        <w:p w14:paraId="4BF8B1F4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778"/>
            </w:tabs>
            <w:spacing w:after="0" w:line="312" w:lineRule="auto"/>
            <w:ind w:left="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"_2p2csry"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color w:val="000000"/>
            </w:rPr>
            <w:t>PHÂN TÍCH YÊU CẦU KHÁCH HÀNG  VÀ THIẾT KẾ HỆ THỐNG</w:t>
          </w:r>
          <w:r>
            <w:rPr>
              <w:rFonts w:ascii="Times New Roman" w:eastAsia="Times New Roman" w:hAnsi="Times New Roman" w:cs="Times New Roman"/>
              <w:b/>
              <w:color w:val="000000"/>
            </w:rPr>
            <w:fldChar w:fldCharType="end"/>
          </w:r>
          <w:r>
            <w:fldChar w:fldCharType="begin"/>
          </w:r>
          <w:r>
            <w:instrText>HYPERLINK \l "_2p2csry"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15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</w:p>
        <w:p w14:paraId="1ECFC711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"_147n2zr"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3.1.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"_147n2zr"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_147n2zr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Người dùng của hệ thống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15</w:t>
          </w:r>
          <w:r>
            <w:fldChar w:fldCharType="end"/>
          </w:r>
        </w:p>
        <w:p w14:paraId="2414A075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"_3o7alnk"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3.2.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"_3o7alnk"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_3o7alnk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Chức năng của hệ thống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15</w:t>
          </w:r>
          <w:r>
            <w:fldChar w:fldCharType="end"/>
          </w:r>
        </w:p>
        <w:p w14:paraId="465C74B5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"_32hioqz"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3.3.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"_32hioqz"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_32hioqz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Systeme Designs (Thiết kế hệ thống)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18</w:t>
          </w:r>
          <w:r>
            <w:fldChar w:fldCharType="end"/>
          </w:r>
        </w:p>
        <w:p w14:paraId="63F6132D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"_1hmsyys"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3.3.1.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"_1hmsyys"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_1hmsyys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Entity Relationship Diagram (Mô hình quan hệ thực thể)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18</w:t>
          </w:r>
          <w:r>
            <w:fldChar w:fldCharType="end"/>
          </w:r>
        </w:p>
        <w:p w14:paraId="724A93DD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"_41mghml"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3.4.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"_41mghml"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_41mghml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Database Design (Thiết kế cơ sở dữ liệu)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18</w:t>
          </w:r>
          <w:r>
            <w:fldChar w:fldCharType="end"/>
          </w:r>
        </w:p>
        <w:p w14:paraId="3217826B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"_2grqrue"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3.5.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"_2grqrue"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_2grqrue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Table RelationShip Diagram (Mô hình quan hệ bảng)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19</w:t>
          </w:r>
          <w:r>
            <w:fldChar w:fldCharType="end"/>
          </w:r>
        </w:p>
        <w:p w14:paraId="4AF30389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"_vx1227"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3.6.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"_vx1227"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_vx1227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SiteMap (Sơ đồ cấu trúc site)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19</w:t>
          </w:r>
          <w:r>
            <w:fldChar w:fldCharType="end"/>
          </w:r>
        </w:p>
        <w:p w14:paraId="67DB6F3E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"_3fwokq0"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3.6.1.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"_3fwokq0"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_3fwokq0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Site map (Cấu trúc trang):  Dành cho khách vãng lai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20</w:t>
          </w:r>
          <w:r>
            <w:fldChar w:fldCharType="end"/>
          </w:r>
        </w:p>
        <w:p w14:paraId="68477A82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"_1v1yuxt"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3.6.2.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"_1v1yuxt"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_1v1yuxt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Sitemap (Cấu trúc trang): Dành cho thành viên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20</w:t>
          </w:r>
          <w:r>
            <w:fldChar w:fldCharType="end"/>
          </w:r>
        </w:p>
        <w:p w14:paraId="1933B707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"_4f1mdlm"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3.6.3.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"_4f1mdlm"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_4f1mdlm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Sitemap (Cấu trúc trang): Dành cho quản trị viên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20</w:t>
          </w:r>
          <w:r>
            <w:fldChar w:fldCharType="end"/>
          </w:r>
        </w:p>
        <w:p w14:paraId="70014D4C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"_2u6wntf"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3.7.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"_2u6wntf"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_2u6wntf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Algorithms (Giải thuật)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21</w:t>
          </w:r>
          <w:r>
            <w:fldChar w:fldCharType="end"/>
          </w:r>
        </w:p>
        <w:p w14:paraId="7CFF60EE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"_19c6y18"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3.7.1.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"_19c6y18"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_19c6y18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Đăng ký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21</w:t>
          </w:r>
          <w:r>
            <w:fldChar w:fldCharType="end"/>
          </w:r>
        </w:p>
        <w:p w14:paraId="6C368245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"_3tbugp1"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3.7.2.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"_3tbugp1"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_3tbugp1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Đăng nhập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22</w:t>
          </w:r>
          <w:r>
            <w:fldChar w:fldCharType="end"/>
          </w:r>
        </w:p>
        <w:p w14:paraId="02307BFE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"_28h4qwu"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3.7.3.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"_28h4qwu"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_28h4qwu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Đăng xuất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22</w:t>
          </w:r>
          <w:r>
            <w:fldChar w:fldCharType="end"/>
          </w:r>
        </w:p>
        <w:p w14:paraId="19117A8B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"_nmf14n"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3.7.4.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"_nmf14n"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_nmf14n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Đổi mật khẩu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23</w:t>
          </w:r>
          <w:r>
            <w:fldChar w:fldCharType="end"/>
          </w:r>
        </w:p>
        <w:p w14:paraId="4E96F3F9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"_37m2jsg"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3.7.5.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"_37m2jsg"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_37m2jsg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Thay đổi thông tin cá nhân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24</w:t>
          </w:r>
          <w:r>
            <w:fldChar w:fldCharType="end"/>
          </w:r>
        </w:p>
        <w:p w14:paraId="101A8142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lastRenderedPageBreak/>
            <w:fldChar w:fldCharType="begin"/>
          </w:r>
          <w:r>
            <w:instrText>HYPERLINK \l "_1mrcu09"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3.7.6.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"_1mrcu09"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_1mrcu09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Thêm sản phẩm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25</w:t>
          </w:r>
          <w:r>
            <w:fldChar w:fldCharType="end"/>
          </w:r>
        </w:p>
        <w:p w14:paraId="63DD86BC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"_46r0co2"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3.7.7.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"_46r0co2"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_46r0co2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Xóa sản phẩm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26</w:t>
          </w:r>
          <w:r>
            <w:fldChar w:fldCharType="end"/>
          </w:r>
        </w:p>
        <w:p w14:paraId="4486B842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"_2lwamvv"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3.7.8.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"_2lwamvv"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_2lwamvv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Đặt mua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27</w:t>
          </w:r>
          <w:r>
            <w:fldChar w:fldCharType="end"/>
          </w:r>
        </w:p>
        <w:p w14:paraId="7F578D45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"_111kx3o"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3.7.9.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"_111kx3o"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_111kx3o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Tìm kiếm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28</w:t>
          </w:r>
          <w:r>
            <w:fldChar w:fldCharType="end"/>
          </w:r>
        </w:p>
        <w:p w14:paraId="5CD39357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778"/>
            </w:tabs>
            <w:spacing w:after="0" w:line="312" w:lineRule="auto"/>
            <w:ind w:left="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"_3l18frh"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color w:val="000000"/>
            </w:rPr>
            <w:t>CHƯƠNG 4: XÂY DỰNG HỆ THỐNG</w:t>
          </w:r>
          <w:r>
            <w:rPr>
              <w:rFonts w:ascii="Times New Roman" w:eastAsia="Times New Roman" w:hAnsi="Times New Roman" w:cs="Times New Roman"/>
              <w:b/>
              <w:color w:val="000000"/>
            </w:rPr>
            <w:fldChar w:fldCharType="end"/>
          </w:r>
          <w:r>
            <w:fldChar w:fldCharType="begin"/>
          </w:r>
          <w:r>
            <w:instrText>HYPERLINK \l "_3l18frh"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29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</w:p>
        <w:p w14:paraId="3BC85370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"_206ipza"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4.1.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"_206ipza"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_206ipza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Xây dựng phần mềm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29</w:t>
          </w:r>
          <w:r>
            <w:fldChar w:fldCharType="end"/>
          </w:r>
        </w:p>
        <w:p w14:paraId="0F35B992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"_4k668n3"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4.1.1.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"_4k668n3"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_4k668n3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Một số mã nguồn chương trình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29</w:t>
          </w:r>
          <w:r>
            <w:fldChar w:fldCharType="end"/>
          </w:r>
        </w:p>
        <w:p w14:paraId="1B1CCD44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"_2zbgiuw"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4.1.2.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"_2zbgiuw"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_2zbgiuw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Một số giao diện người dùng và chức năng cụ thể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29</w:t>
          </w:r>
          <w:r>
            <w:fldChar w:fldCharType="end"/>
          </w:r>
        </w:p>
        <w:p w14:paraId="3AFB5829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"_1egqt2p"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1.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"_1egqt2p"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_1egqt2p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Giao diện trang chủ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29</w:t>
          </w:r>
          <w:r>
            <w:fldChar w:fldCharType="end"/>
          </w:r>
        </w:p>
        <w:p w14:paraId="5771E80C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"_3ygebqi"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2.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"_3ygebqi"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_3ygebqi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Giao diện trang quản trị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29</w:t>
          </w:r>
          <w:r>
            <w:fldChar w:fldCharType="end"/>
          </w:r>
        </w:p>
        <w:p w14:paraId="47DFF551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"_2dlolyb"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3.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"_2dlolyb"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_2dlolyb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…..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29</w:t>
          </w:r>
          <w:r>
            <w:fldChar w:fldCharType="end"/>
          </w:r>
        </w:p>
        <w:p w14:paraId="75D2FFE9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778"/>
            </w:tabs>
            <w:spacing w:after="0" w:line="312" w:lineRule="auto"/>
            <w:ind w:left="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"_sqyw64"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color w:val="000000"/>
            </w:rPr>
            <w:t>CHƯƠNG 5: KẾT LUẬN VÀ HƯỚNG PHÁT TRIỂN</w:t>
          </w:r>
          <w:r>
            <w:rPr>
              <w:rFonts w:ascii="Times New Roman" w:eastAsia="Times New Roman" w:hAnsi="Times New Roman" w:cs="Times New Roman"/>
              <w:b/>
              <w:color w:val="000000"/>
            </w:rPr>
            <w:fldChar w:fldCharType="end"/>
          </w:r>
          <w:r>
            <w:fldChar w:fldCharType="begin"/>
          </w:r>
          <w:r>
            <w:instrText>HYPERLINK \l "_sqyw64"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30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</w:p>
        <w:p w14:paraId="3AB08588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"_3cqmetx"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5.1.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"_3cqmetx"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_3cqmetx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Kết luận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30</w:t>
          </w:r>
          <w:r>
            <w:fldChar w:fldCharType="end"/>
          </w:r>
        </w:p>
        <w:p w14:paraId="20FF7DDC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"_1rvwp1q"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5.2.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"_1rvwp1q"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_1rvwp1q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TaskSheet (bảng kế hoạch công việc)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31</w:t>
          </w:r>
          <w:r>
            <w:fldChar w:fldCharType="end"/>
          </w:r>
        </w:p>
        <w:p w14:paraId="048C3765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"_4bvk7pj"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5.3.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"_4bvk7pj"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_4bvk7pj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Checklist (bảng kiểm tra chức năng)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32</w:t>
          </w:r>
          <w:r>
            <w:fldChar w:fldCharType="end"/>
          </w:r>
        </w:p>
        <w:p w14:paraId="1235C256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"_2r0uhxc"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5.3.1.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"_2r0uhxc"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_2r0uhxc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Kiểm tra dữ liệu nhập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32</w:t>
          </w:r>
          <w:r>
            <w:fldChar w:fldCharType="end"/>
          </w:r>
        </w:p>
        <w:p w14:paraId="336D09E7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9345"/>
            </w:tabs>
            <w:spacing w:after="0" w:line="240" w:lineRule="auto"/>
            <w:ind w:left="24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"_1664s55"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5.3.2.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  <w:r>
            <w:fldChar w:fldCharType="begin"/>
          </w:r>
          <w:r>
            <w:instrText>HYPERLINK \l "_1664s55" \h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_1664s55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Kiểm tra các liên kết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33</w:t>
          </w:r>
          <w:r>
            <w:fldChar w:fldCharType="end"/>
          </w:r>
        </w:p>
        <w:p w14:paraId="7921A048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778"/>
            </w:tabs>
            <w:spacing w:after="0" w:line="312" w:lineRule="auto"/>
            <w:ind w:left="0" w:firstLine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"_3q5sasy"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color w:val="000000"/>
            </w:rPr>
            <w:t>TÀI LIỆU THAM KHẢO</w:t>
          </w:r>
          <w:r>
            <w:rPr>
              <w:rFonts w:ascii="Times New Roman" w:eastAsia="Times New Roman" w:hAnsi="Times New Roman" w:cs="Times New Roman"/>
              <w:b/>
              <w:color w:val="000000"/>
            </w:rPr>
            <w:fldChar w:fldCharType="end"/>
          </w:r>
          <w:r>
            <w:fldChar w:fldCharType="begin"/>
          </w:r>
          <w:r>
            <w:instrText>HYPERLINK \l "_3q5sasy"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34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</w:p>
        <w:p w14:paraId="1A0EE14B" w14:textId="77777777" w:rsidR="00F432EE" w:rsidRDefault="00F432EE" w:rsidP="00F432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778"/>
            </w:tabs>
            <w:spacing w:after="0" w:line="312" w:lineRule="auto"/>
            <w:ind w:left="0" w:firstLine="0"/>
            <w:rPr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14:paraId="47E5CCE4" w14:textId="77777777" w:rsidR="00F432EE" w:rsidRDefault="00F432EE" w:rsidP="00F432EE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br w:type="page"/>
      </w:r>
    </w:p>
    <w:p w14:paraId="55F22E14" w14:textId="77777777" w:rsidR="00F432EE" w:rsidRDefault="00F432EE" w:rsidP="00F432EE">
      <w:pPr>
        <w:pStyle w:val="u1"/>
        <w:keepLines w:val="0"/>
        <w:spacing w:before="0" w:after="120" w:line="288" w:lineRule="auto"/>
        <w:ind w:left="360"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2" w:name="_gjdgxs" w:colFirst="0" w:colLast="0"/>
      <w:bookmarkEnd w:id="2"/>
      <w:r>
        <w:rPr>
          <w:rFonts w:ascii="Times New Roman" w:eastAsia="Times New Roman" w:hAnsi="Times New Roman" w:cs="Times New Roman"/>
          <w:b/>
          <w:color w:val="000000"/>
        </w:rPr>
        <w:lastRenderedPageBreak/>
        <w:t>DANH MỤC CÁC TỪ VIẾT TẮT VÀ THUẬT NGỮ</w:t>
      </w:r>
    </w:p>
    <w:p w14:paraId="46DE9AA5" w14:textId="77777777" w:rsidR="00F432EE" w:rsidRDefault="00F432EE" w:rsidP="00F432EE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sectPr w:rsidR="00F432EE" w:rsidSect="00AC521C">
          <w:headerReference w:type="even" r:id="rId12"/>
          <w:headerReference w:type="default" r:id="rId13"/>
          <w:headerReference w:type="first" r:id="rId14"/>
          <w:pgSz w:w="11907" w:h="16840"/>
          <w:pgMar w:top="1418" w:right="1134" w:bottom="1418" w:left="1418" w:header="720" w:footer="720" w:gutter="0"/>
          <w:cols w:space="720"/>
          <w:titlePg w:val="0"/>
          <w:sectPrChange w:id="3" w:author="Nam Nguyễn Quang" w:date="2023-12-24T16:37:00Z">
            <w:sectPr w:rsidR="00F432EE" w:rsidSect="00AC521C">
              <w:pgMar w:top="1418" w:right="1134" w:bottom="1418" w:left="1418" w:header="720" w:footer="720" w:gutter="0"/>
              <w:titlePg/>
            </w:sectPr>
          </w:sectPrChange>
        </w:sectPr>
      </w:pPr>
      <w:r>
        <w:br w:type="page"/>
      </w:r>
    </w:p>
    <w:p w14:paraId="64DF7C90" w14:textId="77777777" w:rsidR="00F432EE" w:rsidRDefault="00F432EE" w:rsidP="00F432EE">
      <w:pPr>
        <w:pStyle w:val="u1"/>
        <w:keepLines w:val="0"/>
        <w:spacing w:before="0" w:after="120" w:line="288" w:lineRule="auto"/>
        <w:rPr>
          <w:rFonts w:ascii="Times New Roman" w:eastAsia="Times New Roman" w:hAnsi="Times New Roman" w:cs="Times New Roman"/>
          <w:b/>
          <w:color w:val="000000"/>
        </w:rPr>
        <w:sectPr w:rsidR="00F432EE" w:rsidSect="00AC521C">
          <w:pgSz w:w="11907" w:h="16840"/>
          <w:pgMar w:top="1418" w:right="1134" w:bottom="1418" w:left="1418" w:header="720" w:footer="720" w:gutter="0"/>
          <w:cols w:space="720"/>
          <w:titlePg w:val="0"/>
          <w:sectPrChange w:id="4" w:author="Nam Nguyễn Quang" w:date="2023-12-24T16:38:00Z">
            <w:sectPr w:rsidR="00F432EE" w:rsidSect="00AC521C">
              <w:pgMar w:top="1418" w:right="1134" w:bottom="1418" w:left="1418" w:header="720" w:footer="720" w:gutter="0"/>
              <w:titlePg/>
            </w:sectPr>
          </w:sectPrChange>
        </w:sectPr>
      </w:pPr>
    </w:p>
    <w:p w14:paraId="6CBA8B3C" w14:textId="77777777" w:rsidR="00F432EE" w:rsidRDefault="00F432EE" w:rsidP="00F432EE">
      <w:pPr>
        <w:pStyle w:val="u1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</w:rPr>
        <w:sectPr w:rsidR="00F432EE" w:rsidSect="00AC521C">
          <w:pgSz w:w="11907" w:h="16840"/>
          <w:pgMar w:top="1418" w:right="1134" w:bottom="1418" w:left="1418" w:header="720" w:footer="720" w:gutter="0"/>
          <w:cols w:space="720"/>
          <w:titlePg w:val="0"/>
          <w:sectPrChange w:id="5" w:author="Nam Nguyễn Quang" w:date="2023-12-24T16:38:00Z">
            <w:sectPr w:rsidR="00F432EE" w:rsidSect="00AC521C">
              <w:pgMar w:top="1418" w:right="1134" w:bottom="1418" w:left="1418" w:header="720" w:footer="720" w:gutter="0"/>
              <w:titlePg/>
            </w:sectPr>
          </w:sectPrChange>
        </w:sectPr>
      </w:pPr>
      <w:bookmarkStart w:id="6" w:name="_30j0zll" w:colFirst="0" w:colLast="0"/>
      <w:bookmarkEnd w:id="6"/>
      <w:r>
        <w:rPr>
          <w:rFonts w:ascii="Times New Roman" w:eastAsia="Times New Roman" w:hAnsi="Times New Roman" w:cs="Times New Roman"/>
          <w:b/>
          <w:color w:val="000000"/>
        </w:rPr>
        <w:lastRenderedPageBreak/>
        <w:t>DANH MỤC BẢNG BIỂU</w:t>
      </w:r>
    </w:p>
    <w:p w14:paraId="4B7C5E5A" w14:textId="77777777" w:rsidR="00F432EE" w:rsidRDefault="00F432EE" w:rsidP="00F432EE">
      <w:pPr>
        <w:pStyle w:val="u1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</w:rPr>
        <w:sectPr w:rsidR="00F432EE" w:rsidSect="00AC521C">
          <w:pgSz w:w="11907" w:h="16840"/>
          <w:pgMar w:top="1418" w:right="1134" w:bottom="1418" w:left="1418" w:header="720" w:footer="720" w:gutter="0"/>
          <w:cols w:space="720"/>
          <w:titlePg w:val="0"/>
          <w:sectPrChange w:id="7" w:author="Nam Nguyễn Quang" w:date="2023-12-24T16:38:00Z">
            <w:sectPr w:rsidR="00F432EE" w:rsidSect="00AC521C">
              <w:pgMar w:top="1418" w:right="1134" w:bottom="1418" w:left="1418" w:header="720" w:footer="720" w:gutter="0"/>
              <w:titlePg/>
            </w:sectPr>
          </w:sectPrChange>
        </w:sectPr>
      </w:pPr>
    </w:p>
    <w:p w14:paraId="7D3C8FB6" w14:textId="77777777" w:rsidR="00F432EE" w:rsidRDefault="00F432EE" w:rsidP="00F432EE">
      <w:pPr>
        <w:pStyle w:val="u1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</w:rPr>
        <w:sectPr w:rsidR="00F432EE" w:rsidSect="00AC521C">
          <w:pgSz w:w="11907" w:h="16840"/>
          <w:pgMar w:top="1418" w:right="1134" w:bottom="1418" w:left="1418" w:header="720" w:footer="720" w:gutter="0"/>
          <w:cols w:space="720"/>
          <w:titlePg w:val="0"/>
          <w:sectPrChange w:id="8" w:author="Nam Nguyễn Quang" w:date="2023-12-24T16:38:00Z">
            <w:sectPr w:rsidR="00F432EE" w:rsidSect="00AC521C">
              <w:pgMar w:top="1418" w:right="1134" w:bottom="1418" w:left="1418" w:header="720" w:footer="720" w:gutter="0"/>
              <w:titlePg/>
            </w:sectPr>
          </w:sectPrChange>
        </w:sectPr>
      </w:pPr>
      <w:bookmarkStart w:id="9" w:name="_1fob9te" w:colFirst="0" w:colLast="0"/>
      <w:bookmarkEnd w:id="9"/>
      <w:r>
        <w:rPr>
          <w:rFonts w:ascii="Times New Roman" w:eastAsia="Times New Roman" w:hAnsi="Times New Roman" w:cs="Times New Roman"/>
          <w:b/>
          <w:color w:val="000000"/>
        </w:rPr>
        <w:lastRenderedPageBreak/>
        <w:t>DANH MỤC HÌNH ẢNH</w:t>
      </w:r>
    </w:p>
    <w:p w14:paraId="17624456" w14:textId="77777777" w:rsidR="00F432EE" w:rsidRDefault="00F432EE" w:rsidP="00F432EE">
      <w:pPr>
        <w:pStyle w:val="u1"/>
        <w:keepLines w:val="0"/>
        <w:spacing w:before="0" w:after="120" w:line="288" w:lineRule="auto"/>
        <w:ind w:left="360"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10" w:name="_3znysh7" w:colFirst="0" w:colLast="0"/>
      <w:bookmarkEnd w:id="10"/>
      <w:r>
        <w:rPr>
          <w:rFonts w:ascii="Times New Roman" w:eastAsia="Times New Roman" w:hAnsi="Times New Roman" w:cs="Times New Roman"/>
          <w:b/>
          <w:color w:val="000000"/>
        </w:rPr>
        <w:lastRenderedPageBreak/>
        <w:t>CHƯƠNG 1:</w:t>
      </w:r>
      <w:r>
        <w:rPr>
          <w:rFonts w:ascii="Times New Roman" w:eastAsia="Times New Roman" w:hAnsi="Times New Roman" w:cs="Times New Roman"/>
          <w:b/>
          <w:color w:val="000000"/>
        </w:rPr>
        <w:br/>
        <w:t>NGHIÊN CỨU CƠ SỞ LÝ THUYẾT</w:t>
      </w:r>
    </w:p>
    <w:p w14:paraId="2FE45D9A" w14:textId="77777777" w:rsidR="00F432EE" w:rsidRDefault="00F432EE" w:rsidP="00F432EE">
      <w:pPr>
        <w:pStyle w:val="u2"/>
        <w:numPr>
          <w:ilvl w:val="1"/>
          <w:numId w:val="2"/>
        </w:numPr>
      </w:pPr>
      <w:bookmarkStart w:id="11" w:name="_2et92p0" w:colFirst="0" w:colLast="0"/>
      <w:bookmarkEnd w:id="11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website</w:t>
      </w:r>
    </w:p>
    <w:p w14:paraId="66E7A5EC" w14:textId="77777777" w:rsidR="00F432EE" w:rsidRDefault="00F432EE" w:rsidP="00F432EE">
      <w:pPr>
        <w:pStyle w:val="u2"/>
        <w:numPr>
          <w:ilvl w:val="2"/>
          <w:numId w:val="2"/>
        </w:numPr>
      </w:pPr>
      <w:bookmarkStart w:id="12" w:name="_tyjcwt" w:colFirst="0" w:colLast="0"/>
      <w:bookmarkEnd w:id="12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HTML</w:t>
      </w:r>
    </w:p>
    <w:p w14:paraId="5FD54BCA" w14:textId="77777777" w:rsidR="00F432EE" w:rsidRDefault="00F432EE" w:rsidP="00F432EE">
      <w:pPr>
        <w:shd w:val="clear" w:color="auto" w:fill="FFFFFF"/>
        <w:spacing w:after="240"/>
        <w:ind w:left="720" w:firstLine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HTML </w:t>
      </w:r>
      <w:proofErr w:type="spellStart"/>
      <w:r>
        <w:rPr>
          <w:rFonts w:ascii="Arial" w:eastAsia="Arial" w:hAnsi="Arial" w:cs="Arial"/>
          <w:sz w:val="22"/>
          <w:szCs w:val="22"/>
        </w:rPr>
        <w:t>có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đầy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Hypertext Markup Language </w:t>
      </w:r>
      <w:proofErr w:type="spellStart"/>
      <w:r>
        <w:rPr>
          <w:rFonts w:ascii="Arial" w:eastAsia="Arial" w:hAnsi="Arial" w:cs="Arial"/>
          <w:sz w:val="22"/>
          <w:szCs w:val="22"/>
        </w:rPr>
        <w:t>nghĩa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ngôn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ngữ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đánh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dấu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siêu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văn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bản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HTML </w:t>
      </w:r>
      <w:proofErr w:type="spellStart"/>
      <w:r>
        <w:rPr>
          <w:rFonts w:ascii="Arial" w:eastAsia="Arial" w:hAnsi="Arial" w:cs="Arial"/>
          <w:sz w:val="22"/>
          <w:szCs w:val="22"/>
        </w:rPr>
        <w:t>thường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được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dụng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tạo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cấu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trúc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phần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trong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web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ứng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dụng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phân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chia </w:t>
      </w:r>
      <w:proofErr w:type="spellStart"/>
      <w:r>
        <w:rPr>
          <w:rFonts w:ascii="Arial" w:eastAsia="Arial" w:hAnsi="Arial" w:cs="Arial"/>
          <w:sz w:val="22"/>
          <w:szCs w:val="22"/>
        </w:rPr>
        <w:t>các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đoạn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văn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heading, link, blockquotes,… </w:t>
      </w:r>
    </w:p>
    <w:p w14:paraId="14C9644B" w14:textId="77777777" w:rsidR="00F432EE" w:rsidRDefault="00F432EE" w:rsidP="00F432EE">
      <w:pPr>
        <w:shd w:val="clear" w:color="auto" w:fill="FFFFFF"/>
        <w:spacing w:after="240"/>
        <w:ind w:left="720" w:firstLine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HTML </w:t>
      </w:r>
      <w:proofErr w:type="spellStart"/>
      <w:r>
        <w:rPr>
          <w:rFonts w:ascii="Arial" w:eastAsia="Arial" w:hAnsi="Arial" w:cs="Arial"/>
          <w:sz w:val="22"/>
          <w:szCs w:val="22"/>
        </w:rPr>
        <w:t>không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phải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một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ngôn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ngữ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lập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trình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một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ngôn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ngữ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đánh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dấu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Điều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này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đồng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nghĩa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với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việc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HTML </w:t>
      </w:r>
      <w:proofErr w:type="spellStart"/>
      <w:r>
        <w:rPr>
          <w:rFonts w:ascii="Arial" w:eastAsia="Arial" w:hAnsi="Arial" w:cs="Arial"/>
          <w:sz w:val="22"/>
          <w:szCs w:val="22"/>
        </w:rPr>
        <w:t>không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thực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hiện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chức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năng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“</w:t>
      </w:r>
      <w:proofErr w:type="spellStart"/>
      <w:r>
        <w:rPr>
          <w:rFonts w:ascii="Arial" w:eastAsia="Arial" w:hAnsi="Arial" w:cs="Arial"/>
          <w:sz w:val="22"/>
          <w:szCs w:val="22"/>
        </w:rPr>
        <w:t>động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”. Nói </w:t>
      </w:r>
      <w:proofErr w:type="spellStart"/>
      <w:r>
        <w:rPr>
          <w:rFonts w:ascii="Arial" w:eastAsia="Arial" w:hAnsi="Arial" w:cs="Arial"/>
          <w:sz w:val="22"/>
          <w:szCs w:val="22"/>
        </w:rPr>
        <w:t>cách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HTML </w:t>
      </w:r>
      <w:proofErr w:type="spellStart"/>
      <w:r>
        <w:rPr>
          <w:rFonts w:ascii="Arial" w:eastAsia="Arial" w:hAnsi="Arial" w:cs="Arial"/>
          <w:sz w:val="22"/>
          <w:szCs w:val="22"/>
        </w:rPr>
        <w:t>tương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như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phần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mềm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Microsoft Word, </w:t>
      </w:r>
      <w:proofErr w:type="spellStart"/>
      <w:r>
        <w:rPr>
          <w:rFonts w:ascii="Arial" w:eastAsia="Arial" w:hAnsi="Arial" w:cs="Arial"/>
          <w:sz w:val="22"/>
          <w:szCs w:val="22"/>
        </w:rPr>
        <w:t>chỉ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dụng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định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dạng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thành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phần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trong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website.</w:t>
      </w:r>
    </w:p>
    <w:p w14:paraId="0D1957E8" w14:textId="77777777" w:rsidR="00F432EE" w:rsidRDefault="00F432EE" w:rsidP="00F432EE">
      <w:pPr>
        <w:ind w:left="0" w:firstLine="567"/>
        <w:rPr>
          <w:rFonts w:ascii="Times New Roman" w:eastAsia="Times New Roman" w:hAnsi="Times New Roman" w:cs="Times New Roman"/>
        </w:rPr>
      </w:pPr>
    </w:p>
    <w:p w14:paraId="204E1DC6" w14:textId="77777777" w:rsidR="00F432EE" w:rsidRDefault="00F432EE" w:rsidP="00F432EE">
      <w:pPr>
        <w:pStyle w:val="u2"/>
        <w:numPr>
          <w:ilvl w:val="2"/>
          <w:numId w:val="2"/>
        </w:numPr>
      </w:pPr>
      <w:bookmarkStart w:id="13" w:name="_3dy6vkm" w:colFirst="0" w:colLast="0"/>
      <w:bookmarkEnd w:id="13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CSS3</w:t>
      </w:r>
    </w:p>
    <w:p w14:paraId="6FD8FB23" w14:textId="77777777" w:rsidR="00F432EE" w:rsidRDefault="00F432EE" w:rsidP="00F432EE">
      <w:pPr>
        <w:ind w:left="720" w:firstLine="566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CSS3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là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phiên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bản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thứ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 3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và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cũng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là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phiên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bản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 CSS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mới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nhất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. CSS3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bổ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 sung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nhiều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tính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năng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mới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tiện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lợi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cho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người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dùng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.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Được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thừa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hưởng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và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bổ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 sung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thêm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nhiều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tính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năng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mới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, CSS3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hiện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 nay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đang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rất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được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ưa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chuộng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trong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việc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thiết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>kế</w:t>
      </w:r>
      <w:proofErr w:type="spellEnd"/>
      <w:r>
        <w:rPr>
          <w:rFonts w:ascii="Roboto" w:eastAsia="Roboto" w:hAnsi="Roboto" w:cs="Roboto"/>
          <w:color w:val="333333"/>
          <w:sz w:val="22"/>
          <w:szCs w:val="22"/>
          <w:highlight w:val="white"/>
        </w:rPr>
        <w:t xml:space="preserve"> website.</w:t>
      </w:r>
    </w:p>
    <w:p w14:paraId="72274F1E" w14:textId="77777777" w:rsidR="00F432EE" w:rsidRDefault="00F432EE" w:rsidP="00F432EE">
      <w:pPr>
        <w:pStyle w:val="u2"/>
        <w:numPr>
          <w:ilvl w:val="2"/>
          <w:numId w:val="2"/>
        </w:numPr>
      </w:pPr>
      <w:bookmarkStart w:id="14" w:name="_1t3h5sf" w:colFirst="0" w:colLast="0"/>
      <w:bookmarkEnd w:id="14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Javascript</w:t>
      </w:r>
      <w:proofErr w:type="spellEnd"/>
    </w:p>
    <w:p w14:paraId="69133732" w14:textId="77777777" w:rsidR="00F432EE" w:rsidRDefault="00F432EE" w:rsidP="00F432EE">
      <w:pPr>
        <w:ind w:left="720" w:firstLine="566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Arial" w:eastAsia="Arial" w:hAnsi="Arial" w:cs="Arial"/>
          <w:color w:val="333333"/>
          <w:sz w:val="22"/>
          <w:szCs w:val="22"/>
        </w:rPr>
        <w:t xml:space="preserve">JavaScript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là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ngôn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ngữ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lập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trình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được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nhà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phát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triển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sử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dụng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để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tạo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trang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web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tương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tác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Từ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làm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mới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bảng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tin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trên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trang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mạng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xã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hội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đến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hiển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thị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hình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ảnh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động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bản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đồ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tương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tác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các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chức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năng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của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JavaScript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có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thể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cải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thiện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trải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nghiệm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người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dùng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của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trang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web.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Là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ngôn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ngữ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kịch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bản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phía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máy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khách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, JavaScript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là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một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trong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những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công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nghệ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cốt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lõi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của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World Wide Web.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Ví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dụ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khi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duyệt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internet,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bất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cứ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khi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nào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bạn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thấy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quảng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cáo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quay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vòng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dạng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hình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ảnh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, menu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thả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xuống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nhấp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để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hiển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thị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hoặc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màu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sắc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phần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tử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thay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đổi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động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trên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trang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web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cũng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chính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là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lúc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bạn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thấy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các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hiệu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ứng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của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JavaScript.</w:t>
      </w:r>
    </w:p>
    <w:p w14:paraId="21395866" w14:textId="77777777" w:rsidR="00F432EE" w:rsidRDefault="00F432EE" w:rsidP="00F432EE">
      <w:pPr>
        <w:pStyle w:val="u2"/>
        <w:numPr>
          <w:ilvl w:val="2"/>
          <w:numId w:val="2"/>
        </w:numPr>
      </w:pPr>
      <w:bookmarkStart w:id="15" w:name="_4d34og8" w:colFirst="0" w:colLast="0"/>
      <w:bookmarkEnd w:id="15"/>
      <w:r>
        <w:t xml:space="preserve">Thư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Jquery</w:t>
      </w:r>
      <w:proofErr w:type="spellEnd"/>
    </w:p>
    <w:p w14:paraId="300115BA" w14:textId="77777777" w:rsidR="00F432EE" w:rsidRDefault="00F432EE" w:rsidP="00F432EE">
      <w:pPr>
        <w:shd w:val="clear" w:color="auto" w:fill="FFFFFF"/>
        <w:spacing w:after="160" w:line="432" w:lineRule="auto"/>
        <w:ind w:left="720" w:firstLine="720"/>
        <w:rPr>
          <w:rFonts w:ascii="Arial" w:eastAsia="Arial" w:hAnsi="Arial" w:cs="Arial"/>
          <w:color w:val="444444"/>
          <w:sz w:val="22"/>
          <w:szCs w:val="22"/>
        </w:rPr>
      </w:pPr>
      <w:r>
        <w:rPr>
          <w:rFonts w:ascii="Arial" w:eastAsia="Arial" w:hAnsi="Arial" w:cs="Arial"/>
          <w:color w:val="444444"/>
          <w:sz w:val="22"/>
          <w:szCs w:val="22"/>
        </w:rPr>
        <w:t xml:space="preserve">jQuery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được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tích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hợp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nhiều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module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khác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nhau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Từ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module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hiệu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ứng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cho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đến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module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truy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vấn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selector. jQuery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được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sử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dụng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đến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99%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trên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tổng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số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website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trên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thế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giới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Vậy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các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module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chính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của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jQuery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là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gì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>?</w:t>
      </w:r>
    </w:p>
    <w:p w14:paraId="34AB3DCA" w14:textId="77777777" w:rsidR="00F432EE" w:rsidRDefault="00F432EE" w:rsidP="00F432EE">
      <w:pPr>
        <w:shd w:val="clear" w:color="auto" w:fill="FFFFFF"/>
        <w:spacing w:after="160" w:line="432" w:lineRule="auto"/>
        <w:ind w:left="0" w:firstLine="0"/>
        <w:rPr>
          <w:rFonts w:ascii="Arial" w:eastAsia="Arial" w:hAnsi="Arial" w:cs="Arial"/>
          <w:color w:val="444444"/>
          <w:sz w:val="22"/>
          <w:szCs w:val="22"/>
        </w:rPr>
      </w:pPr>
      <w:r>
        <w:rPr>
          <w:rFonts w:ascii="Arial" w:eastAsia="Arial" w:hAnsi="Arial" w:cs="Arial"/>
          <w:color w:val="444444"/>
          <w:sz w:val="22"/>
          <w:szCs w:val="22"/>
        </w:rPr>
        <w:t xml:space="preserve">Các module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phổ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biến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của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jQuery bao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gồm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>:</w:t>
      </w:r>
    </w:p>
    <w:p w14:paraId="286E3138" w14:textId="77777777" w:rsidR="00F432EE" w:rsidRDefault="00F432EE" w:rsidP="00F432EE">
      <w:pPr>
        <w:numPr>
          <w:ilvl w:val="0"/>
          <w:numId w:val="20"/>
        </w:numPr>
        <w:shd w:val="clear" w:color="auto" w:fill="FFFFFF"/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444444"/>
          <w:sz w:val="22"/>
          <w:szCs w:val="22"/>
        </w:rPr>
        <w:t xml:space="preserve">Ajax –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xử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lý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Ajax</w:t>
      </w:r>
    </w:p>
    <w:p w14:paraId="26630C15" w14:textId="77777777" w:rsidR="00F432EE" w:rsidRDefault="00F432EE" w:rsidP="00F432EE">
      <w:pPr>
        <w:numPr>
          <w:ilvl w:val="0"/>
          <w:numId w:val="20"/>
        </w:numPr>
        <w:shd w:val="clear" w:color="auto" w:fill="FFFFFF"/>
        <w:spacing w:after="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Atributes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Xử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lý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các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thuộc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tính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của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đối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tượng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HTML</w:t>
      </w:r>
    </w:p>
    <w:p w14:paraId="40D35A32" w14:textId="77777777" w:rsidR="00F432EE" w:rsidRDefault="00F432EE" w:rsidP="00F432EE">
      <w:pPr>
        <w:numPr>
          <w:ilvl w:val="0"/>
          <w:numId w:val="20"/>
        </w:numPr>
        <w:shd w:val="clear" w:color="auto" w:fill="FFFFFF"/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444444"/>
          <w:sz w:val="22"/>
          <w:szCs w:val="22"/>
        </w:rPr>
        <w:lastRenderedPageBreak/>
        <w:t xml:space="preserve">Effect –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xử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lý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hiệu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ứng</w:t>
      </w:r>
      <w:proofErr w:type="spellEnd"/>
    </w:p>
    <w:p w14:paraId="0737FE78" w14:textId="77777777" w:rsidR="00F432EE" w:rsidRDefault="00F432EE" w:rsidP="00F432EE">
      <w:pPr>
        <w:numPr>
          <w:ilvl w:val="0"/>
          <w:numId w:val="20"/>
        </w:numPr>
        <w:shd w:val="clear" w:color="auto" w:fill="FFFFFF"/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444444"/>
          <w:sz w:val="22"/>
          <w:szCs w:val="22"/>
        </w:rPr>
        <w:t xml:space="preserve">Event –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xử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lý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sự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kiện</w:t>
      </w:r>
      <w:proofErr w:type="spellEnd"/>
    </w:p>
    <w:p w14:paraId="0A29EDF4" w14:textId="77777777" w:rsidR="00F432EE" w:rsidRDefault="00F432EE" w:rsidP="00F432EE">
      <w:pPr>
        <w:numPr>
          <w:ilvl w:val="0"/>
          <w:numId w:val="20"/>
        </w:numPr>
        <w:shd w:val="clear" w:color="auto" w:fill="FFFFFF"/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444444"/>
          <w:sz w:val="22"/>
          <w:szCs w:val="22"/>
        </w:rPr>
        <w:t xml:space="preserve">Form –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xử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lý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sự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kiện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liên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quan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tới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form</w:t>
      </w:r>
    </w:p>
    <w:p w14:paraId="059A7180" w14:textId="77777777" w:rsidR="00F432EE" w:rsidRDefault="00F432EE" w:rsidP="00F432EE">
      <w:pPr>
        <w:numPr>
          <w:ilvl w:val="0"/>
          <w:numId w:val="20"/>
        </w:numPr>
        <w:shd w:val="clear" w:color="auto" w:fill="FFFFFF"/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444444"/>
          <w:sz w:val="22"/>
          <w:szCs w:val="22"/>
        </w:rPr>
        <w:t xml:space="preserve">DOM –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xử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lý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Data Object Model</w:t>
      </w:r>
    </w:p>
    <w:p w14:paraId="1100F666" w14:textId="77777777" w:rsidR="00F432EE" w:rsidRDefault="00F432EE" w:rsidP="00F432EE">
      <w:pPr>
        <w:numPr>
          <w:ilvl w:val="0"/>
          <w:numId w:val="20"/>
        </w:numPr>
        <w:shd w:val="clear" w:color="auto" w:fill="FFFFFF"/>
        <w:spacing w:after="2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444444"/>
          <w:sz w:val="22"/>
          <w:szCs w:val="22"/>
        </w:rPr>
        <w:t xml:space="preserve">Selector –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xử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lý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luồng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lách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giữa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các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đối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tượng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HTML</w:t>
      </w:r>
    </w:p>
    <w:p w14:paraId="6CF951B0" w14:textId="77777777" w:rsidR="00F432EE" w:rsidRDefault="00F432EE" w:rsidP="00F432EE">
      <w:pPr>
        <w:shd w:val="clear" w:color="auto" w:fill="FFFFFF"/>
        <w:spacing w:after="160" w:line="432" w:lineRule="auto"/>
        <w:ind w:left="720" w:firstLine="720"/>
        <w:rPr>
          <w:rFonts w:ascii="Arial" w:eastAsia="Arial" w:hAnsi="Arial" w:cs="Arial"/>
          <w:color w:val="444444"/>
          <w:sz w:val="22"/>
          <w:szCs w:val="22"/>
        </w:rPr>
      </w:pPr>
      <w:r>
        <w:rPr>
          <w:rFonts w:ascii="Arial" w:eastAsia="Arial" w:hAnsi="Arial" w:cs="Arial"/>
          <w:color w:val="444444"/>
          <w:sz w:val="22"/>
          <w:szCs w:val="22"/>
        </w:rPr>
        <w:t xml:space="preserve">jQuery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không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phải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là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một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ngôn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ngữ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lập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trình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riêng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biệt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mà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hoạt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động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liên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kết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với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JavaScript.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Với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jQuery,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bạn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có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thể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làm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được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nhiều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việc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hơn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mà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lại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tốn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ít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công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sức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hơn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. jQuery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cung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cấp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các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API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giúp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việc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duyệt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tài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liệu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HTML,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hoạt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ảnh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xử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lý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sự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kiện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thao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tác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AJAX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đơn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giản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hơn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. jQuery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hoạt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động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tốt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trên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nhiều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loại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trình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duyệt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khác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nhau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Một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trong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những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đối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thủ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nặng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ký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của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jQuery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đó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là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JS Framework.</w:t>
      </w:r>
    </w:p>
    <w:p w14:paraId="33BFB457" w14:textId="77777777" w:rsidR="00F432EE" w:rsidRDefault="00F432EE" w:rsidP="00F432EE">
      <w:pPr>
        <w:ind w:left="720" w:firstLine="566"/>
        <w:rPr>
          <w:rFonts w:ascii="Times New Roman" w:eastAsia="Times New Roman" w:hAnsi="Times New Roman" w:cs="Times New Roman"/>
          <w:sz w:val="22"/>
          <w:szCs w:val="22"/>
        </w:rPr>
      </w:pPr>
    </w:p>
    <w:p w14:paraId="5C763A8E" w14:textId="77777777" w:rsidR="00F432EE" w:rsidRDefault="00F432EE" w:rsidP="00F432EE">
      <w:pPr>
        <w:pStyle w:val="u2"/>
        <w:numPr>
          <w:ilvl w:val="2"/>
          <w:numId w:val="2"/>
        </w:numPr>
      </w:pPr>
      <w:bookmarkStart w:id="16" w:name="_2s8eyo1" w:colFirst="0" w:colLast="0"/>
      <w:bookmarkEnd w:id="16"/>
      <w:r>
        <w:t>Framework Bootstrap</w:t>
      </w:r>
    </w:p>
    <w:p w14:paraId="3EB14855" w14:textId="77777777" w:rsidR="00F432EE" w:rsidRDefault="00F432EE" w:rsidP="00F432EE">
      <w:pPr>
        <w:shd w:val="clear" w:color="auto" w:fill="FFFFFF"/>
        <w:spacing w:after="240"/>
        <w:ind w:left="720" w:firstLine="72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Hiểu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một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cách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đơn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giản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Bootstrap </w:t>
      </w:r>
      <w:proofErr w:type="spellStart"/>
      <w:r>
        <w:rPr>
          <w:rFonts w:ascii="Arial" w:eastAsia="Arial" w:hAnsi="Arial" w:cs="Arial"/>
          <w:sz w:val="22"/>
          <w:szCs w:val="22"/>
        </w:rPr>
        <w:t>một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Framework bao </w:t>
      </w:r>
      <w:proofErr w:type="spellStart"/>
      <w:r>
        <w:rPr>
          <w:rFonts w:ascii="Arial" w:eastAsia="Arial" w:hAnsi="Arial" w:cs="Arial"/>
          <w:sz w:val="22"/>
          <w:szCs w:val="22"/>
        </w:rPr>
        <w:t>gồm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3 </w:t>
      </w:r>
      <w:proofErr w:type="spellStart"/>
      <w:r>
        <w:rPr>
          <w:rFonts w:ascii="Arial" w:eastAsia="Arial" w:hAnsi="Arial" w:cs="Arial"/>
          <w:sz w:val="22"/>
          <w:szCs w:val="22"/>
        </w:rPr>
        <w:t>thành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phần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bản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đó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HTML, CSS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JavaScript. Framework </w:t>
      </w:r>
      <w:proofErr w:type="spellStart"/>
      <w:r>
        <w:rPr>
          <w:rFonts w:ascii="Arial" w:eastAsia="Arial" w:hAnsi="Arial" w:cs="Arial"/>
          <w:sz w:val="22"/>
          <w:szCs w:val="22"/>
        </w:rPr>
        <w:t>này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được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dụng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phát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triển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web </w:t>
      </w:r>
      <w:proofErr w:type="spellStart"/>
      <w:r>
        <w:rPr>
          <w:rFonts w:ascii="Arial" w:eastAsia="Arial" w:hAnsi="Arial" w:cs="Arial"/>
          <w:sz w:val="22"/>
          <w:szCs w:val="22"/>
        </w:rPr>
        <w:t>chuẩn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theo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Responsive. </w:t>
      </w:r>
      <w:proofErr w:type="spellStart"/>
      <w:r>
        <w:rPr>
          <w:rFonts w:ascii="Arial" w:eastAsia="Arial" w:hAnsi="Arial" w:cs="Arial"/>
          <w:sz w:val="22"/>
          <w:szCs w:val="22"/>
        </w:rPr>
        <w:t>Sử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dụng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Bootstrap </w:t>
      </w:r>
      <w:proofErr w:type="spellStart"/>
      <w:r>
        <w:rPr>
          <w:rFonts w:ascii="Arial" w:eastAsia="Arial" w:hAnsi="Arial" w:cs="Arial"/>
          <w:sz w:val="22"/>
          <w:szCs w:val="22"/>
        </w:rPr>
        <w:t>giúp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việc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thiết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kế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web </w:t>
      </w:r>
      <w:proofErr w:type="spellStart"/>
      <w:r>
        <w:rPr>
          <w:rFonts w:ascii="Arial" w:eastAsia="Arial" w:hAnsi="Arial" w:cs="Arial"/>
          <w:sz w:val="22"/>
          <w:szCs w:val="22"/>
        </w:rPr>
        <w:t>tiết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kiệm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nhiều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thời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gian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đơn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giản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hơn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</w:p>
    <w:p w14:paraId="3230AA30" w14:textId="77777777" w:rsidR="00F432EE" w:rsidRDefault="00F432EE" w:rsidP="00F432EE">
      <w:pPr>
        <w:shd w:val="clear" w:color="auto" w:fill="FFFFFF"/>
        <w:spacing w:after="240"/>
        <w:ind w:left="720" w:firstLine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Bootstrap </w:t>
      </w:r>
      <w:proofErr w:type="spellStart"/>
      <w:r>
        <w:rPr>
          <w:rFonts w:ascii="Arial" w:eastAsia="Arial" w:hAnsi="Arial" w:cs="Arial"/>
          <w:sz w:val="22"/>
          <w:szCs w:val="22"/>
        </w:rPr>
        <w:t>là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một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bộ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sưu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tập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hoàn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toàn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miễn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phí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Bộ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sưu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tập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này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bao </w:t>
      </w:r>
      <w:proofErr w:type="spellStart"/>
      <w:r>
        <w:rPr>
          <w:rFonts w:ascii="Arial" w:eastAsia="Arial" w:hAnsi="Arial" w:cs="Arial"/>
          <w:sz w:val="22"/>
          <w:szCs w:val="22"/>
        </w:rPr>
        <w:t>gồm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mã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nguồn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mở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công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cụ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giúp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bạn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tạo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thành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một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website </w:t>
      </w:r>
      <w:proofErr w:type="spellStart"/>
      <w:r>
        <w:rPr>
          <w:rFonts w:ascii="Arial" w:eastAsia="Arial" w:hAnsi="Arial" w:cs="Arial"/>
          <w:sz w:val="22"/>
          <w:szCs w:val="22"/>
        </w:rPr>
        <w:t>với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đầy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thành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phần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FFDCDF4" w14:textId="77777777" w:rsidR="00F432EE" w:rsidRDefault="00F432EE" w:rsidP="00F432EE">
      <w:pPr>
        <w:shd w:val="clear" w:color="auto" w:fill="FFFFFF"/>
        <w:spacing w:after="240"/>
        <w:ind w:left="720" w:firstLine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Bootstrap </w:t>
      </w:r>
      <w:proofErr w:type="spellStart"/>
      <w:r>
        <w:rPr>
          <w:rFonts w:ascii="Arial" w:eastAsia="Arial" w:hAnsi="Arial" w:cs="Arial"/>
          <w:sz w:val="22"/>
          <w:szCs w:val="22"/>
        </w:rPr>
        <w:t>sẽ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quy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định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sẵn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thuộc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tính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kích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thích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màu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sắc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chiều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dài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chiều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rộng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của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vùng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website…. Thông qua </w:t>
      </w:r>
      <w:proofErr w:type="spellStart"/>
      <w:r>
        <w:rPr>
          <w:rFonts w:ascii="Arial" w:eastAsia="Arial" w:hAnsi="Arial" w:cs="Arial"/>
          <w:sz w:val="22"/>
          <w:szCs w:val="22"/>
        </w:rPr>
        <w:t>đó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designer </w:t>
      </w:r>
      <w:proofErr w:type="spellStart"/>
      <w:r>
        <w:rPr>
          <w:rFonts w:ascii="Arial" w:eastAsia="Arial" w:hAnsi="Arial" w:cs="Arial"/>
          <w:sz w:val="22"/>
          <w:szCs w:val="22"/>
        </w:rPr>
        <w:t>có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dàng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sáng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tạo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website </w:t>
      </w:r>
      <w:proofErr w:type="spellStart"/>
      <w:r>
        <w:rPr>
          <w:rFonts w:ascii="Arial" w:eastAsia="Arial" w:hAnsi="Arial" w:cs="Arial"/>
          <w:sz w:val="22"/>
          <w:szCs w:val="22"/>
        </w:rPr>
        <w:t>theo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mong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muốn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nhưng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vẫn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đảm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bảo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tính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thẩm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Đồng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thời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dụng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Bootstrap </w:t>
      </w:r>
      <w:proofErr w:type="spellStart"/>
      <w:r>
        <w:rPr>
          <w:rFonts w:ascii="Arial" w:eastAsia="Arial" w:hAnsi="Arial" w:cs="Arial"/>
          <w:sz w:val="22"/>
          <w:szCs w:val="22"/>
        </w:rPr>
        <w:t>sẽ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giúp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tiết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kiệm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rất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nhiều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thời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gian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16D2CD4E" w14:textId="77777777" w:rsidR="00F432EE" w:rsidRDefault="00F432EE" w:rsidP="00F432EE">
      <w:pPr>
        <w:ind w:left="0" w:firstLine="567"/>
        <w:rPr>
          <w:rFonts w:ascii="Times New Roman" w:eastAsia="Times New Roman" w:hAnsi="Times New Roman" w:cs="Times New Roman"/>
          <w:sz w:val="22"/>
          <w:szCs w:val="22"/>
        </w:rPr>
      </w:pPr>
    </w:p>
    <w:p w14:paraId="301ADDA3" w14:textId="77777777" w:rsidR="00F432EE" w:rsidRDefault="00F432EE" w:rsidP="00F432EE">
      <w:pPr>
        <w:pStyle w:val="u2"/>
        <w:numPr>
          <w:ilvl w:val="1"/>
          <w:numId w:val="2"/>
        </w:numPr>
      </w:pPr>
      <w:bookmarkStart w:id="17" w:name="_17dp8vu" w:colFirst="0" w:colLast="0"/>
      <w:bookmarkEnd w:id="17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MySQL</w:t>
      </w:r>
    </w:p>
    <w:p w14:paraId="11B587D1" w14:textId="77777777" w:rsidR="00F432EE" w:rsidRDefault="00F432EE" w:rsidP="00F432EE">
      <w:pPr>
        <w:pStyle w:val="u2"/>
        <w:numPr>
          <w:ilvl w:val="2"/>
          <w:numId w:val="2"/>
        </w:numPr>
      </w:pPr>
      <w:bookmarkStart w:id="18" w:name="_3rdcrjn" w:colFirst="0" w:colLast="0"/>
      <w:bookmarkEnd w:id="18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MySQL</w:t>
      </w:r>
    </w:p>
    <w:p w14:paraId="7C2808FB" w14:textId="77777777" w:rsidR="00F432EE" w:rsidRDefault="00F432EE" w:rsidP="00F432EE">
      <w:pPr>
        <w:shd w:val="clear" w:color="auto" w:fill="FFFFFF"/>
        <w:spacing w:after="400"/>
        <w:ind w:left="720" w:firstLine="720"/>
        <w:jc w:val="both"/>
        <w:rPr>
          <w:rFonts w:ascii="Verdana" w:eastAsia="Verdana" w:hAnsi="Verdana" w:cs="Verdana"/>
          <w:color w:val="222222"/>
          <w:sz w:val="22"/>
          <w:szCs w:val="22"/>
        </w:rPr>
      </w:pPr>
      <w:r>
        <w:rPr>
          <w:rFonts w:ascii="Verdana" w:eastAsia="Verdana" w:hAnsi="Verdana" w:cs="Verdana"/>
          <w:b/>
          <w:color w:val="222222"/>
          <w:sz w:val="22"/>
          <w:szCs w:val="22"/>
        </w:rPr>
        <w:t>MySQL</w:t>
      </w:r>
      <w:r>
        <w:rPr>
          <w:rFonts w:ascii="Arial" w:eastAsia="Arial" w:hAnsi="Arial" w:cs="Arial"/>
          <w:color w:val="222222"/>
          <w:sz w:val="22"/>
          <w:szCs w:val="22"/>
        </w:rPr>
        <w:t xml:space="preserve"> 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là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hệ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quản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trị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cơ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sở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dữ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liệu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 </w:t>
      </w:r>
      <w:r>
        <w:fldChar w:fldCharType="begin"/>
      </w:r>
      <w:r>
        <w:instrText>HYPERLINK "http://vi.wikipedia.org/wiki/M%C3%A3_ngu%E1%BB%93n_m%E1%BB%9F" \h</w:instrText>
      </w:r>
      <w:r>
        <w:fldChar w:fldCharType="separate"/>
      </w:r>
      <w:proofErr w:type="spellStart"/>
      <w:r>
        <w:rPr>
          <w:rFonts w:ascii="Verdana" w:eastAsia="Verdana" w:hAnsi="Verdana" w:cs="Verdana"/>
          <w:color w:val="E24A32"/>
          <w:sz w:val="22"/>
          <w:szCs w:val="22"/>
        </w:rPr>
        <w:t>mã</w:t>
      </w:r>
      <w:proofErr w:type="spellEnd"/>
      <w:r>
        <w:rPr>
          <w:rFonts w:ascii="Verdana" w:eastAsia="Verdana" w:hAnsi="Verdana" w:cs="Verdana"/>
          <w:color w:val="E24A3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E24A32"/>
          <w:sz w:val="22"/>
          <w:szCs w:val="22"/>
        </w:rPr>
        <w:t>nguồn</w:t>
      </w:r>
      <w:proofErr w:type="spellEnd"/>
      <w:r>
        <w:rPr>
          <w:rFonts w:ascii="Verdana" w:eastAsia="Verdana" w:hAnsi="Verdana" w:cs="Verdana"/>
          <w:color w:val="E24A3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E24A32"/>
          <w:sz w:val="22"/>
          <w:szCs w:val="22"/>
        </w:rPr>
        <w:t>mở</w:t>
      </w:r>
      <w:proofErr w:type="spellEnd"/>
      <w:r>
        <w:rPr>
          <w:rFonts w:ascii="Verdana" w:eastAsia="Verdana" w:hAnsi="Verdana" w:cs="Verdana"/>
          <w:color w:val="E24A32"/>
          <w:sz w:val="22"/>
          <w:szCs w:val="22"/>
        </w:rPr>
        <w:fldChar w:fldCharType="end"/>
      </w:r>
      <w:r>
        <w:rPr>
          <w:rFonts w:ascii="Verdana" w:eastAsia="Verdana" w:hAnsi="Verdana" w:cs="Verdana"/>
          <w:color w:val="222222"/>
          <w:sz w:val="22"/>
          <w:szCs w:val="22"/>
        </w:rPr>
        <w:t xml:space="preserve"> 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miễn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phí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nằm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trong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nhóm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LAMP (Linux – Apache -MySQL – PHP) &gt;&lt; Microsoft (Windows, IIS, SQL Server, ASP/ASP.NET),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vì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MySQL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được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tích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hợp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sử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dụng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chung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với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apache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, PHP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nên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nó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phổ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biến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nhất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thế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giới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.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Vì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MySQL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ổn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định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và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dễ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sử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dụng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>(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đối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với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tôi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thì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ko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chắc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^^.),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nên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có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tính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chuyển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,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hoạt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động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trên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nhiều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hệ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điều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hành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cung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cấp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một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hệ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thống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các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chức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năng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tiện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ích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rất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mạnh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>(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vì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được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nhiều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người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hỗ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trợ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r>
        <w:rPr>
          <w:rFonts w:ascii="Verdana" w:eastAsia="Verdana" w:hAnsi="Verdana" w:cs="Verdana"/>
          <w:color w:val="222222"/>
          <w:sz w:val="22"/>
          <w:szCs w:val="22"/>
        </w:rPr>
        <w:lastRenderedPageBreak/>
        <w:t xml:space="preserve">support open source code)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và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Mysql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cũng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có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cùng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cách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truy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cập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và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lệnh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mã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tương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thích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với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ngôn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ngữ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SQL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chính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vì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vậy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MySQL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được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sử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dụng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và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hỗ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trợ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của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những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người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cài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đặt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yêu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thích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mở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mã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nguồn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>.</w:t>
      </w:r>
    </w:p>
    <w:p w14:paraId="26ED7DE5" w14:textId="77777777" w:rsidR="00F432EE" w:rsidRDefault="00F432EE" w:rsidP="00F432EE">
      <w:pPr>
        <w:shd w:val="clear" w:color="auto" w:fill="FFFFFF"/>
        <w:spacing w:after="400"/>
        <w:ind w:left="720" w:firstLine="720"/>
        <w:jc w:val="both"/>
        <w:rPr>
          <w:rFonts w:ascii="Verdana" w:eastAsia="Verdana" w:hAnsi="Verdana" w:cs="Verdana"/>
          <w:color w:val="222222"/>
          <w:sz w:val="22"/>
          <w:szCs w:val="22"/>
        </w:rPr>
      </w:pP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Nhưng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Mysql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không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bảo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đảm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toàn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bộ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những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câu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truy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vấn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cao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cấp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như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SQL Server.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Vì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vậy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,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Mysql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chỉ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đáp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ứng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ứng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dụng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truy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xuất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đơn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giản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trong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quá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trình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vận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hành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của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trang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web,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thích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hợp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cho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các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ứng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dụng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có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truy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cập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cơ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sở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dữ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liệu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trên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internet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và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có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thể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giải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quyết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hầu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hết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các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bài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toán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trong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PHP, Perl. MySQL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miễn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phí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hoàn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toàn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nên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bạn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có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thể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tải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xuống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MySQL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từ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 </w:t>
      </w:r>
      <w:r>
        <w:fldChar w:fldCharType="begin"/>
      </w:r>
      <w:r>
        <w:instrText>HYPERLINK "http://www.mysql.com/" \h</w:instrText>
      </w:r>
      <w:r>
        <w:fldChar w:fldCharType="separate"/>
      </w:r>
      <w:proofErr w:type="spellStart"/>
      <w:r>
        <w:rPr>
          <w:rFonts w:ascii="Verdana" w:eastAsia="Verdana" w:hAnsi="Verdana" w:cs="Verdana"/>
          <w:color w:val="E24A32"/>
          <w:sz w:val="22"/>
          <w:szCs w:val="22"/>
        </w:rPr>
        <w:t>trang</w:t>
      </w:r>
      <w:proofErr w:type="spellEnd"/>
      <w:r>
        <w:rPr>
          <w:rFonts w:ascii="Verdana" w:eastAsia="Verdana" w:hAnsi="Verdana" w:cs="Verdana"/>
          <w:color w:val="E24A3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E24A32"/>
          <w:sz w:val="22"/>
          <w:szCs w:val="22"/>
        </w:rPr>
        <w:t>chủ</w:t>
      </w:r>
      <w:proofErr w:type="spellEnd"/>
      <w:r>
        <w:rPr>
          <w:rFonts w:ascii="Verdana" w:eastAsia="Verdana" w:hAnsi="Verdana" w:cs="Verdana"/>
          <w:color w:val="E24A32"/>
          <w:sz w:val="22"/>
          <w:szCs w:val="22"/>
        </w:rPr>
        <w:fldChar w:fldCharType="end"/>
      </w:r>
      <w:r>
        <w:rPr>
          <w:rFonts w:ascii="Verdana" w:eastAsia="Verdana" w:hAnsi="Verdana" w:cs="Verdana"/>
          <w:color w:val="222222"/>
          <w:sz w:val="22"/>
          <w:szCs w:val="22"/>
        </w:rPr>
        <w:t xml:space="preserve"> .</w:t>
      </w:r>
      <w:r>
        <w:rPr>
          <w:rFonts w:ascii="Verdana" w:eastAsia="Verdana" w:hAnsi="Verdana" w:cs="Verdana"/>
          <w:color w:val="222222"/>
          <w:sz w:val="22"/>
          <w:szCs w:val="22"/>
        </w:rPr>
        <w:br/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Nó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có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nhiều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phiên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bản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cho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các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hệ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điều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hành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khác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nhau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: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phiên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bản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Win32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cho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các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hệ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điều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</w:rPr>
        <w:t>hành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</w:rPr>
        <w:t xml:space="preserve">  </w:t>
      </w:r>
      <w:r>
        <w:fldChar w:fldCharType="begin"/>
      </w:r>
      <w:r>
        <w:instrText>HYPERLINK "http://vi.wikipedia.org/wiki/Microsoft_Windows" \h</w:instrText>
      </w:r>
      <w:r>
        <w:fldChar w:fldCharType="separate"/>
      </w:r>
      <w:r>
        <w:rPr>
          <w:rFonts w:ascii="Verdana" w:eastAsia="Verdana" w:hAnsi="Verdana" w:cs="Verdana"/>
          <w:color w:val="E24A32"/>
          <w:sz w:val="22"/>
          <w:szCs w:val="22"/>
        </w:rPr>
        <w:t>Windows</w:t>
      </w:r>
      <w:r>
        <w:rPr>
          <w:rFonts w:ascii="Verdana" w:eastAsia="Verdana" w:hAnsi="Verdana" w:cs="Verdana"/>
          <w:color w:val="E24A32"/>
          <w:sz w:val="22"/>
          <w:szCs w:val="22"/>
        </w:rPr>
        <w:fldChar w:fldCharType="end"/>
      </w:r>
      <w:r>
        <w:rPr>
          <w:rFonts w:ascii="Verdana" w:eastAsia="Verdana" w:hAnsi="Verdana" w:cs="Verdana"/>
          <w:color w:val="222222"/>
          <w:sz w:val="22"/>
          <w:szCs w:val="22"/>
        </w:rPr>
        <w:t xml:space="preserve"> , </w:t>
      </w:r>
      <w:r>
        <w:fldChar w:fldCharType="begin"/>
      </w:r>
      <w:r>
        <w:instrText>HYPERLINK "http://vi.wikipedia.org/wiki/Linux" \h</w:instrText>
      </w:r>
      <w:r>
        <w:fldChar w:fldCharType="separate"/>
      </w:r>
      <w:r>
        <w:rPr>
          <w:rFonts w:ascii="Verdana" w:eastAsia="Verdana" w:hAnsi="Verdana" w:cs="Verdana"/>
          <w:color w:val="E24A32"/>
          <w:sz w:val="22"/>
          <w:szCs w:val="22"/>
        </w:rPr>
        <w:t>Linux</w:t>
      </w:r>
      <w:r>
        <w:rPr>
          <w:rFonts w:ascii="Verdana" w:eastAsia="Verdana" w:hAnsi="Verdana" w:cs="Verdana"/>
          <w:color w:val="E24A32"/>
          <w:sz w:val="22"/>
          <w:szCs w:val="22"/>
        </w:rPr>
        <w:fldChar w:fldCharType="end"/>
      </w:r>
      <w:r>
        <w:rPr>
          <w:rFonts w:ascii="Verdana" w:eastAsia="Verdana" w:hAnsi="Verdana" w:cs="Verdana"/>
          <w:color w:val="222222"/>
          <w:sz w:val="22"/>
          <w:szCs w:val="22"/>
        </w:rPr>
        <w:t xml:space="preserve"> ,  </w:t>
      </w:r>
      <w:r>
        <w:fldChar w:fldCharType="begin"/>
      </w:r>
      <w:r>
        <w:instrText>HYPERLINK "http://vi.wikipedia.org/wiki/Mac_OS_X" \h</w:instrText>
      </w:r>
      <w:r>
        <w:fldChar w:fldCharType="separate"/>
      </w:r>
      <w:r>
        <w:rPr>
          <w:rFonts w:ascii="Verdana" w:eastAsia="Verdana" w:hAnsi="Verdana" w:cs="Verdana"/>
          <w:color w:val="E24A32"/>
          <w:sz w:val="22"/>
          <w:szCs w:val="22"/>
        </w:rPr>
        <w:t>Mac OSX</w:t>
      </w:r>
      <w:r>
        <w:rPr>
          <w:rFonts w:ascii="Verdana" w:eastAsia="Verdana" w:hAnsi="Verdana" w:cs="Verdana"/>
          <w:color w:val="E24A32"/>
          <w:sz w:val="22"/>
          <w:szCs w:val="22"/>
        </w:rPr>
        <w:fldChar w:fldCharType="end"/>
      </w:r>
      <w:r>
        <w:rPr>
          <w:rFonts w:ascii="Verdana" w:eastAsia="Verdana" w:hAnsi="Verdana" w:cs="Verdana"/>
          <w:color w:val="222222"/>
          <w:sz w:val="22"/>
          <w:szCs w:val="22"/>
        </w:rPr>
        <w:t xml:space="preserve"> ,  </w:t>
      </w:r>
      <w:r>
        <w:fldChar w:fldCharType="begin"/>
      </w:r>
      <w:r>
        <w:instrText>HYPERLINK "http://vi.wikipedia.org/wiki/Unix" \h</w:instrText>
      </w:r>
      <w:r>
        <w:fldChar w:fldCharType="separate"/>
      </w:r>
      <w:r>
        <w:rPr>
          <w:rFonts w:ascii="Verdana" w:eastAsia="Verdana" w:hAnsi="Verdana" w:cs="Verdana"/>
          <w:color w:val="E24A32"/>
          <w:sz w:val="22"/>
          <w:szCs w:val="22"/>
        </w:rPr>
        <w:t>Unix</w:t>
      </w:r>
      <w:r>
        <w:rPr>
          <w:rFonts w:ascii="Verdana" w:eastAsia="Verdana" w:hAnsi="Verdana" w:cs="Verdana"/>
          <w:color w:val="E24A32"/>
          <w:sz w:val="22"/>
          <w:szCs w:val="22"/>
        </w:rPr>
        <w:fldChar w:fldCharType="end"/>
      </w:r>
      <w:r>
        <w:rPr>
          <w:rFonts w:ascii="Verdana" w:eastAsia="Verdana" w:hAnsi="Verdana" w:cs="Verdana"/>
          <w:color w:val="222222"/>
          <w:sz w:val="22"/>
          <w:szCs w:val="22"/>
        </w:rPr>
        <w:t xml:space="preserve"> ,  </w:t>
      </w:r>
      <w:r>
        <w:fldChar w:fldCharType="begin"/>
      </w:r>
      <w:r>
        <w:instrText>HYPERLINK "http://vi.wikipedia.org/wiki/FreeBSD" \h</w:instrText>
      </w:r>
      <w:r>
        <w:fldChar w:fldCharType="separate"/>
      </w:r>
      <w:r>
        <w:rPr>
          <w:rFonts w:ascii="Verdana" w:eastAsia="Verdana" w:hAnsi="Verdana" w:cs="Verdana"/>
          <w:color w:val="E24A32"/>
          <w:sz w:val="22"/>
          <w:szCs w:val="22"/>
        </w:rPr>
        <w:t>FreeBSD</w:t>
      </w:r>
      <w:r>
        <w:rPr>
          <w:rFonts w:ascii="Verdana" w:eastAsia="Verdana" w:hAnsi="Verdana" w:cs="Verdana"/>
          <w:color w:val="E24A32"/>
          <w:sz w:val="22"/>
          <w:szCs w:val="22"/>
        </w:rPr>
        <w:fldChar w:fldCharType="end"/>
      </w:r>
      <w:r>
        <w:rPr>
          <w:rFonts w:ascii="Verdana" w:eastAsia="Verdana" w:hAnsi="Verdana" w:cs="Verdana"/>
          <w:color w:val="222222"/>
          <w:sz w:val="22"/>
          <w:szCs w:val="22"/>
        </w:rPr>
        <w:t xml:space="preserve"> ,  </w:t>
      </w:r>
      <w:r>
        <w:fldChar w:fldCharType="begin"/>
      </w:r>
      <w:r>
        <w:instrText>HYPERLINK "http://vi.wikipedia.org/w/index.php?title=NetBSD&amp;action=edit&amp;redlink=1" \h</w:instrText>
      </w:r>
      <w:r>
        <w:fldChar w:fldCharType="separate"/>
      </w:r>
      <w:r>
        <w:rPr>
          <w:rFonts w:ascii="Verdana" w:eastAsia="Verdana" w:hAnsi="Verdana" w:cs="Verdana"/>
          <w:color w:val="E24A32"/>
          <w:sz w:val="22"/>
          <w:szCs w:val="22"/>
        </w:rPr>
        <w:t>NetBSD</w:t>
      </w:r>
      <w:r>
        <w:rPr>
          <w:rFonts w:ascii="Verdana" w:eastAsia="Verdana" w:hAnsi="Verdana" w:cs="Verdana"/>
          <w:color w:val="E24A32"/>
          <w:sz w:val="22"/>
          <w:szCs w:val="22"/>
        </w:rPr>
        <w:fldChar w:fldCharType="end"/>
      </w:r>
      <w:r>
        <w:rPr>
          <w:rFonts w:ascii="Verdana" w:eastAsia="Verdana" w:hAnsi="Verdana" w:cs="Verdana"/>
          <w:color w:val="222222"/>
          <w:sz w:val="22"/>
          <w:szCs w:val="22"/>
        </w:rPr>
        <w:t xml:space="preserve"> ,  </w:t>
      </w:r>
      <w:r>
        <w:fldChar w:fldCharType="begin"/>
      </w:r>
      <w:r>
        <w:instrText>HYPERLINK "http://vi.wikipedia.org/w/index.php?title=Novell_NetWare&amp;action=edit&amp;redlink=1" \h</w:instrText>
      </w:r>
      <w:r>
        <w:fldChar w:fldCharType="separate"/>
      </w:r>
      <w:r>
        <w:rPr>
          <w:rFonts w:ascii="Verdana" w:eastAsia="Verdana" w:hAnsi="Verdana" w:cs="Verdana"/>
          <w:color w:val="E24A32"/>
          <w:sz w:val="22"/>
          <w:szCs w:val="22"/>
        </w:rPr>
        <w:t>Novell NetWare</w:t>
      </w:r>
      <w:r>
        <w:rPr>
          <w:rFonts w:ascii="Verdana" w:eastAsia="Verdana" w:hAnsi="Verdana" w:cs="Verdana"/>
          <w:color w:val="E24A32"/>
          <w:sz w:val="22"/>
          <w:szCs w:val="22"/>
        </w:rPr>
        <w:fldChar w:fldCharType="end"/>
      </w:r>
      <w:r>
        <w:rPr>
          <w:rFonts w:ascii="Verdana" w:eastAsia="Verdana" w:hAnsi="Verdana" w:cs="Verdana"/>
          <w:color w:val="222222"/>
          <w:sz w:val="22"/>
          <w:szCs w:val="22"/>
        </w:rPr>
        <w:t xml:space="preserve"> ,  </w:t>
      </w:r>
      <w:r>
        <w:fldChar w:fldCharType="begin"/>
      </w:r>
      <w:r>
        <w:instrText>HYPERLINK "http://vi.wikipedia.org/w/index.php?title=SGI_Irix&amp;action=edit&amp;redlink=1" \h</w:instrText>
      </w:r>
      <w:r>
        <w:fldChar w:fldCharType="separate"/>
      </w:r>
      <w:r>
        <w:rPr>
          <w:rFonts w:ascii="Verdana" w:eastAsia="Verdana" w:hAnsi="Verdana" w:cs="Verdana"/>
          <w:color w:val="E24A32"/>
          <w:sz w:val="22"/>
          <w:szCs w:val="22"/>
        </w:rPr>
        <w:t xml:space="preserve">SGI </w:t>
      </w:r>
      <w:proofErr w:type="spellStart"/>
      <w:r>
        <w:rPr>
          <w:rFonts w:ascii="Verdana" w:eastAsia="Verdana" w:hAnsi="Verdana" w:cs="Verdana"/>
          <w:color w:val="E24A32"/>
          <w:sz w:val="22"/>
          <w:szCs w:val="22"/>
        </w:rPr>
        <w:t>Irix</w:t>
      </w:r>
      <w:proofErr w:type="spellEnd"/>
      <w:r>
        <w:rPr>
          <w:rFonts w:ascii="Verdana" w:eastAsia="Verdana" w:hAnsi="Verdana" w:cs="Verdana"/>
          <w:color w:val="E24A32"/>
          <w:sz w:val="22"/>
          <w:szCs w:val="22"/>
        </w:rPr>
        <w:fldChar w:fldCharType="end"/>
      </w:r>
      <w:r>
        <w:rPr>
          <w:rFonts w:ascii="Verdana" w:eastAsia="Verdana" w:hAnsi="Verdana" w:cs="Verdana"/>
          <w:color w:val="222222"/>
          <w:sz w:val="22"/>
          <w:szCs w:val="22"/>
        </w:rPr>
        <w:t xml:space="preserve"> ,  </w:t>
      </w:r>
      <w:r>
        <w:fldChar w:fldCharType="begin"/>
      </w:r>
      <w:r>
        <w:instrText>HYPERLINK "http://vi.wikipedia.org/wiki/Solaris" \h</w:instrText>
      </w:r>
      <w:r>
        <w:fldChar w:fldCharType="separate"/>
      </w:r>
      <w:r>
        <w:rPr>
          <w:rFonts w:ascii="Verdana" w:eastAsia="Verdana" w:hAnsi="Verdana" w:cs="Verdana"/>
          <w:color w:val="E24A32"/>
          <w:sz w:val="22"/>
          <w:szCs w:val="22"/>
        </w:rPr>
        <w:t>Solaris</w:t>
      </w:r>
      <w:r>
        <w:rPr>
          <w:rFonts w:ascii="Verdana" w:eastAsia="Verdana" w:hAnsi="Verdana" w:cs="Verdana"/>
          <w:color w:val="E24A32"/>
          <w:sz w:val="22"/>
          <w:szCs w:val="22"/>
        </w:rPr>
        <w:fldChar w:fldCharType="end"/>
      </w:r>
      <w:r>
        <w:rPr>
          <w:rFonts w:ascii="Verdana" w:eastAsia="Verdana" w:hAnsi="Verdana" w:cs="Verdana"/>
          <w:color w:val="222222"/>
          <w:sz w:val="22"/>
          <w:szCs w:val="22"/>
        </w:rPr>
        <w:t xml:space="preserve"> ,  </w:t>
      </w:r>
      <w:r>
        <w:fldChar w:fldCharType="begin"/>
      </w:r>
      <w:r>
        <w:instrText>HYPERLINK "http://vi.wikipedia.org/w/index.php?title=SunOS&amp;action=edit&amp;redlink=1" \h</w:instrText>
      </w:r>
      <w:r>
        <w:fldChar w:fldCharType="separate"/>
      </w:r>
      <w:r>
        <w:rPr>
          <w:rFonts w:ascii="Verdana" w:eastAsia="Verdana" w:hAnsi="Verdana" w:cs="Verdana"/>
          <w:color w:val="E24A32"/>
          <w:sz w:val="22"/>
          <w:szCs w:val="22"/>
        </w:rPr>
        <w:t>SunOS</w:t>
      </w:r>
      <w:r>
        <w:rPr>
          <w:rFonts w:ascii="Verdana" w:eastAsia="Verdana" w:hAnsi="Verdana" w:cs="Verdana"/>
          <w:color w:val="E24A32"/>
          <w:sz w:val="22"/>
          <w:szCs w:val="22"/>
        </w:rPr>
        <w:fldChar w:fldCharType="end"/>
      </w:r>
      <w:r>
        <w:rPr>
          <w:rFonts w:ascii="Verdana" w:eastAsia="Verdana" w:hAnsi="Verdana" w:cs="Verdana"/>
          <w:color w:val="222222"/>
          <w:sz w:val="22"/>
          <w:szCs w:val="22"/>
        </w:rPr>
        <w:t xml:space="preserve"> , …</w:t>
      </w:r>
    </w:p>
    <w:p w14:paraId="000385A6" w14:textId="77777777" w:rsidR="00F432EE" w:rsidRDefault="00F432EE" w:rsidP="00F432EE">
      <w:pPr>
        <w:shd w:val="clear" w:color="auto" w:fill="FFFFFF"/>
        <w:spacing w:after="400"/>
        <w:ind w:left="720" w:firstLine="720"/>
        <w:jc w:val="both"/>
        <w:rPr>
          <w:rFonts w:ascii="Verdana" w:eastAsia="Verdana" w:hAnsi="Verdana" w:cs="Verdana"/>
          <w:color w:val="222222"/>
          <w:sz w:val="22"/>
          <w:szCs w:val="22"/>
        </w:rPr>
      </w:pPr>
      <w:r>
        <w:rPr>
          <w:rFonts w:ascii="Verdana" w:eastAsia="Verdana" w:hAnsi="Verdana" w:cs="Verdana"/>
          <w:b/>
          <w:color w:val="222222"/>
          <w:sz w:val="22"/>
          <w:szCs w:val="22"/>
        </w:rPr>
        <w:t>MySQL</w:t>
      </w:r>
      <w:r>
        <w:rPr>
          <w:rFonts w:ascii="Arial" w:eastAsia="Arial" w:hAnsi="Arial" w:cs="Arial"/>
          <w:color w:val="222222"/>
          <w:sz w:val="22"/>
          <w:szCs w:val="22"/>
        </w:rPr>
        <w:t xml:space="preserve"> 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là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một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trong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những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ví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dụ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rất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cơ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bản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về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Hệ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thống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quản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trị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cơ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sở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dữ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liệu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sử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dụng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ngôn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ngữ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truy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vấn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cấu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trúc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(SQL).</w:t>
      </w:r>
    </w:p>
    <w:p w14:paraId="222AE169" w14:textId="77777777" w:rsidR="00F432EE" w:rsidRDefault="00F432EE" w:rsidP="00F432EE">
      <w:pPr>
        <w:ind w:left="0" w:firstLine="567"/>
        <w:rPr>
          <w:rFonts w:ascii="Times New Roman" w:eastAsia="Times New Roman" w:hAnsi="Times New Roman" w:cs="Times New Roman"/>
        </w:rPr>
      </w:pPr>
    </w:p>
    <w:p w14:paraId="62164426" w14:textId="77777777" w:rsidR="00F432EE" w:rsidRDefault="00F432EE" w:rsidP="00F432EE">
      <w:pPr>
        <w:pStyle w:val="u2"/>
        <w:numPr>
          <w:ilvl w:val="2"/>
          <w:numId w:val="2"/>
        </w:numPr>
      </w:pPr>
      <w:bookmarkStart w:id="19" w:name="_26in1rg" w:colFirst="0" w:colLast="0"/>
      <w:bookmarkEnd w:id="19"/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MySQL</w:t>
      </w:r>
    </w:p>
    <w:p w14:paraId="0B4146A7" w14:textId="77777777" w:rsidR="00F432EE" w:rsidRDefault="00F432EE" w:rsidP="00F432EE">
      <w:pPr>
        <w:shd w:val="clear" w:color="auto" w:fill="FFFFFF"/>
        <w:spacing w:after="460"/>
        <w:ind w:left="720" w:firstLine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MySQL </w:t>
      </w:r>
      <w:proofErr w:type="spellStart"/>
      <w:r>
        <w:rPr>
          <w:rFonts w:ascii="Arial" w:eastAsia="Arial" w:hAnsi="Arial" w:cs="Arial"/>
          <w:sz w:val="22"/>
          <w:szCs w:val="22"/>
        </w:rPr>
        <w:t>là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một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sở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liệu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nền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tảng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tốc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độ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ổn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định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dễ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dụng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cung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cấp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một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tập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hợp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lớn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chức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năng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tiện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ích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rất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mạnh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mẽ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6240328F" w14:textId="77777777" w:rsidR="00F432EE" w:rsidRDefault="00F432EE" w:rsidP="00F432EE">
      <w:pPr>
        <w:shd w:val="clear" w:color="auto" w:fill="FFFFFF"/>
        <w:spacing w:after="460"/>
        <w:ind w:left="720" w:firstLine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Do MySQL </w:t>
      </w:r>
      <w:proofErr w:type="spellStart"/>
      <w:r>
        <w:rPr>
          <w:rFonts w:ascii="Arial" w:eastAsia="Arial" w:hAnsi="Arial" w:cs="Arial"/>
          <w:sz w:val="22"/>
          <w:szCs w:val="22"/>
        </w:rPr>
        <w:t>có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nhiều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tính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năng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bảo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mật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tất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cả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đều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mức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rất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lý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tưởng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ứng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dụng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truy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cập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sở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liệu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Internet.</w:t>
      </w:r>
    </w:p>
    <w:p w14:paraId="53E07323" w14:textId="77777777" w:rsidR="00F432EE" w:rsidRDefault="00F432EE" w:rsidP="00F432EE">
      <w:pPr>
        <w:shd w:val="clear" w:color="auto" w:fill="FFFFFF"/>
        <w:spacing w:after="460"/>
        <w:ind w:left="720" w:firstLine="72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Bất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ai </w:t>
      </w:r>
      <w:proofErr w:type="spellStart"/>
      <w:r>
        <w:rPr>
          <w:rFonts w:ascii="Arial" w:eastAsia="Arial" w:hAnsi="Arial" w:cs="Arial"/>
          <w:sz w:val="22"/>
          <w:szCs w:val="22"/>
        </w:rPr>
        <w:t>học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MySQL </w:t>
      </w:r>
      <w:proofErr w:type="spellStart"/>
      <w:r>
        <w:rPr>
          <w:rFonts w:ascii="Arial" w:eastAsia="Arial" w:hAnsi="Arial" w:cs="Arial"/>
          <w:sz w:val="22"/>
          <w:szCs w:val="22"/>
        </w:rPr>
        <w:t>cơ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bản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đều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biết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MySQL </w:t>
      </w:r>
      <w:proofErr w:type="spellStart"/>
      <w:r>
        <w:rPr>
          <w:rFonts w:ascii="Arial" w:eastAsia="Arial" w:hAnsi="Arial" w:cs="Arial"/>
          <w:sz w:val="22"/>
          <w:szCs w:val="22"/>
        </w:rPr>
        <w:t>hỗ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trợ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nhiều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hàm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SQL </w:t>
      </w:r>
      <w:proofErr w:type="spellStart"/>
      <w:r>
        <w:rPr>
          <w:rFonts w:ascii="Arial" w:eastAsia="Arial" w:hAnsi="Arial" w:cs="Arial"/>
          <w:sz w:val="22"/>
          <w:szCs w:val="22"/>
        </w:rPr>
        <w:t>được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mong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đợi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của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một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quản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sở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liệu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quan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cả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trực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tiếp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gián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tiếp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64ADE1BA" w14:textId="77777777" w:rsidR="00F432EE" w:rsidRDefault="00F432EE" w:rsidP="00F432EE">
      <w:pPr>
        <w:shd w:val="clear" w:color="auto" w:fill="FFFFFF"/>
        <w:spacing w:after="460"/>
        <w:ind w:left="720" w:firstLine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MySQL </w:t>
      </w:r>
      <w:proofErr w:type="spellStart"/>
      <w:r>
        <w:rPr>
          <w:rFonts w:ascii="Arial" w:eastAsia="Arial" w:hAnsi="Arial" w:cs="Arial"/>
          <w:sz w:val="22"/>
          <w:szCs w:val="22"/>
        </w:rPr>
        <w:t>có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xử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lý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một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lượng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lớn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liệu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nếu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cần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mở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rộng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nhanh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chóng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7DB97881" w14:textId="77777777" w:rsidR="00F432EE" w:rsidRDefault="00F432EE" w:rsidP="00F432EE">
      <w:pPr>
        <w:shd w:val="clear" w:color="auto" w:fill="FFFFFF"/>
        <w:spacing w:after="460"/>
        <w:ind w:left="720" w:firstLine="72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Việc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áp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dụng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một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số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tiêu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chuẩn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phép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MySQL </w:t>
      </w:r>
      <w:proofErr w:type="spellStart"/>
      <w:r>
        <w:rPr>
          <w:rFonts w:ascii="Arial" w:eastAsia="Arial" w:hAnsi="Arial" w:cs="Arial"/>
          <w:sz w:val="22"/>
          <w:szCs w:val="22"/>
        </w:rPr>
        <w:t>hoạt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động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rất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hiệu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quả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tiết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kiệm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chi </w:t>
      </w:r>
      <w:proofErr w:type="spellStart"/>
      <w:r>
        <w:rPr>
          <w:rFonts w:ascii="Arial" w:eastAsia="Arial" w:hAnsi="Arial" w:cs="Arial"/>
          <w:sz w:val="22"/>
          <w:szCs w:val="22"/>
        </w:rPr>
        <w:t>phí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tăng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tốc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độ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thực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thi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4F50E832" w14:textId="77777777" w:rsidR="00F432EE" w:rsidRDefault="00F432EE" w:rsidP="00F432EE">
      <w:pPr>
        <w:ind w:left="0" w:firstLine="567"/>
        <w:rPr>
          <w:rFonts w:ascii="Times New Roman" w:eastAsia="Times New Roman" w:hAnsi="Times New Roman" w:cs="Times New Roman"/>
        </w:rPr>
      </w:pPr>
    </w:p>
    <w:p w14:paraId="6DE89F67" w14:textId="77777777" w:rsidR="00F432EE" w:rsidRDefault="00F432EE" w:rsidP="00F432EE">
      <w:pPr>
        <w:pStyle w:val="u2"/>
        <w:numPr>
          <w:ilvl w:val="2"/>
          <w:numId w:val="2"/>
        </w:numPr>
      </w:pPr>
      <w:bookmarkStart w:id="20" w:name="_lnxbz9" w:colFirst="0" w:colLast="0"/>
      <w:bookmarkEnd w:id="20"/>
      <w:proofErr w:type="spellStart"/>
      <w:r>
        <w:lastRenderedPageBreak/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MySQL</w:t>
      </w:r>
    </w:p>
    <w:p w14:paraId="10381913" w14:textId="77777777" w:rsidR="00F432EE" w:rsidRDefault="00F432EE" w:rsidP="00F432EE">
      <w:pPr>
        <w:shd w:val="clear" w:color="auto" w:fill="FFFFFF"/>
        <w:spacing w:after="460"/>
        <w:ind w:left="720" w:firstLine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Theo </w:t>
      </w:r>
      <w:proofErr w:type="spellStart"/>
      <w:r>
        <w:rPr>
          <w:rFonts w:ascii="Arial" w:eastAsia="Arial" w:hAnsi="Arial" w:cs="Arial"/>
          <w:sz w:val="22"/>
          <w:szCs w:val="22"/>
        </w:rPr>
        <w:t>thiết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kế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MySQL </w:t>
      </w:r>
      <w:proofErr w:type="spellStart"/>
      <w:r>
        <w:rPr>
          <w:rFonts w:ascii="Arial" w:eastAsia="Arial" w:hAnsi="Arial" w:cs="Arial"/>
          <w:sz w:val="22"/>
          <w:szCs w:val="22"/>
        </w:rPr>
        <w:t>không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nhằm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mục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đích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làm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mọi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những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hạn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chế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chức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năng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ứng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dụng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yêu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cầu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53269BAF" w14:textId="77777777" w:rsidR="00F432EE" w:rsidRDefault="00F432EE" w:rsidP="00F432EE">
      <w:pPr>
        <w:shd w:val="clear" w:color="auto" w:fill="FFFFFF"/>
        <w:spacing w:after="460"/>
        <w:ind w:left="720" w:firstLine="72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Cách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MySQL </w:t>
      </w:r>
      <w:proofErr w:type="spellStart"/>
      <w:r>
        <w:rPr>
          <w:rFonts w:ascii="Arial" w:eastAsia="Arial" w:hAnsi="Arial" w:cs="Arial"/>
          <w:sz w:val="22"/>
          <w:szCs w:val="22"/>
        </w:rPr>
        <w:t>xử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lý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chức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năng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cụ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ví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dụ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tài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liệu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khảo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giao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dịch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kiểm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…) </w:t>
      </w:r>
      <w:proofErr w:type="spellStart"/>
      <w:r>
        <w:rPr>
          <w:rFonts w:ascii="Arial" w:eastAsia="Arial" w:hAnsi="Arial" w:cs="Arial"/>
          <w:sz w:val="22"/>
          <w:szCs w:val="22"/>
        </w:rPr>
        <w:t>làm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kém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tin </w:t>
      </w:r>
      <w:proofErr w:type="spellStart"/>
      <w:r>
        <w:rPr>
          <w:rFonts w:ascii="Arial" w:eastAsia="Arial" w:hAnsi="Arial" w:cs="Arial"/>
          <w:sz w:val="22"/>
          <w:szCs w:val="22"/>
        </w:rPr>
        <w:t>cậy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hơn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so </w:t>
      </w:r>
      <w:proofErr w:type="spellStart"/>
      <w:r>
        <w:rPr>
          <w:rFonts w:ascii="Arial" w:eastAsia="Arial" w:hAnsi="Arial" w:cs="Arial"/>
          <w:sz w:val="22"/>
          <w:szCs w:val="22"/>
        </w:rPr>
        <w:t>với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một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số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RDBMS </w:t>
      </w:r>
      <w:proofErr w:type="spellStart"/>
      <w:r>
        <w:rPr>
          <w:rFonts w:ascii="Arial" w:eastAsia="Arial" w:hAnsi="Arial" w:cs="Arial"/>
          <w:sz w:val="22"/>
          <w:szCs w:val="22"/>
        </w:rPr>
        <w:t>khác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B2F61BE" w14:textId="77777777" w:rsidR="00F432EE" w:rsidRDefault="00F432EE" w:rsidP="00F432EE">
      <w:pPr>
        <w:shd w:val="clear" w:color="auto" w:fill="FFFFFF"/>
        <w:spacing w:after="460"/>
        <w:ind w:left="720" w:firstLine="720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Nếu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số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lượng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bản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ghi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trong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sở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liệu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của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bạn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tăng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việc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truy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xuất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liệu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của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bạn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sẽ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trở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khăn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hơn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Do </w:t>
      </w:r>
      <w:proofErr w:type="spellStart"/>
      <w:r>
        <w:rPr>
          <w:rFonts w:ascii="Arial" w:eastAsia="Arial" w:hAnsi="Arial" w:cs="Arial"/>
          <w:sz w:val="22"/>
          <w:szCs w:val="22"/>
        </w:rPr>
        <w:t>đó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chúng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ta </w:t>
      </w:r>
      <w:proofErr w:type="spellStart"/>
      <w:r>
        <w:rPr>
          <w:rFonts w:ascii="Arial" w:eastAsia="Arial" w:hAnsi="Arial" w:cs="Arial"/>
          <w:sz w:val="22"/>
          <w:szCs w:val="22"/>
        </w:rPr>
        <w:t>sẽ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phải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thực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hiện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nhiều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biện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pháp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tăng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tốc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độ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truy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xuất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liệu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chẳng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hạn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như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tải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chia </w:t>
      </w:r>
      <w:proofErr w:type="spellStart"/>
      <w:r>
        <w:rPr>
          <w:rFonts w:ascii="Arial" w:eastAsia="Arial" w:hAnsi="Arial" w:cs="Arial"/>
          <w:sz w:val="22"/>
          <w:szCs w:val="22"/>
        </w:rPr>
        <w:t>sẻ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sở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liệu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này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qua </w:t>
      </w:r>
      <w:proofErr w:type="spellStart"/>
      <w:r>
        <w:rPr>
          <w:rFonts w:ascii="Arial" w:eastAsia="Arial" w:hAnsi="Arial" w:cs="Arial"/>
          <w:sz w:val="22"/>
          <w:szCs w:val="22"/>
        </w:rPr>
        <w:t>nhiều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máy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hoặc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tạo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bộ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nhớ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cache MySQ</w:t>
      </w:r>
      <w:r>
        <w:rPr>
          <w:rFonts w:ascii="Arial" w:eastAsia="Arial" w:hAnsi="Arial" w:cs="Arial"/>
          <w:sz w:val="24"/>
          <w:szCs w:val="24"/>
        </w:rPr>
        <w:t>L.</w:t>
      </w:r>
    </w:p>
    <w:p w14:paraId="33C56F58" w14:textId="77777777" w:rsidR="00F432EE" w:rsidRDefault="00F432EE" w:rsidP="00F432EE">
      <w:pPr>
        <w:ind w:left="0" w:firstLine="567"/>
        <w:rPr>
          <w:rFonts w:ascii="Times New Roman" w:eastAsia="Times New Roman" w:hAnsi="Times New Roman" w:cs="Times New Roman"/>
        </w:rPr>
      </w:pPr>
    </w:p>
    <w:p w14:paraId="384D5B16" w14:textId="77777777" w:rsidR="00F432EE" w:rsidRDefault="00F432EE" w:rsidP="00F432EE"/>
    <w:p w14:paraId="0AAC25D9" w14:textId="77777777" w:rsidR="00F432EE" w:rsidRDefault="00F432EE" w:rsidP="00F432EE">
      <w:pPr>
        <w:pStyle w:val="u2"/>
        <w:numPr>
          <w:ilvl w:val="1"/>
          <w:numId w:val="2"/>
        </w:numPr>
      </w:pPr>
      <w:bookmarkStart w:id="21" w:name="_35nkun2" w:colFirst="0" w:colLast="0"/>
      <w:bookmarkEnd w:id="21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</w:p>
    <w:p w14:paraId="0934BAEB" w14:textId="77777777" w:rsidR="00F432EE" w:rsidRDefault="00F432EE" w:rsidP="00F432EE">
      <w:pPr>
        <w:pStyle w:val="u2"/>
        <w:numPr>
          <w:ilvl w:val="2"/>
          <w:numId w:val="2"/>
        </w:numPr>
      </w:pPr>
      <w:bookmarkStart w:id="22" w:name="_1ksv4uv" w:colFirst="0" w:colLast="0"/>
      <w:bookmarkEnd w:id="22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PHP</w:t>
      </w:r>
    </w:p>
    <w:p w14:paraId="46F38EFB" w14:textId="77777777" w:rsidR="00F432EE" w:rsidRDefault="00F432EE" w:rsidP="00F432EE">
      <w:pPr>
        <w:ind w:left="720" w:firstLine="566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Arial" w:eastAsia="Arial" w:hAnsi="Arial" w:cs="Arial"/>
          <w:color w:val="202124"/>
          <w:sz w:val="22"/>
          <w:szCs w:val="22"/>
          <w:highlight w:val="white"/>
        </w:rPr>
        <w:t xml:space="preserve">Hypertext Preprocessor, </w:t>
      </w:r>
      <w:proofErr w:type="spellStart"/>
      <w:r>
        <w:rPr>
          <w:rFonts w:ascii="Arial" w:eastAsia="Arial" w:hAnsi="Arial" w:cs="Arial"/>
          <w:color w:val="202124"/>
          <w:sz w:val="22"/>
          <w:szCs w:val="22"/>
          <w:highlight w:val="white"/>
        </w:rPr>
        <w:t>thường</w:t>
      </w:r>
      <w:proofErr w:type="spellEnd"/>
      <w:r>
        <w:rPr>
          <w:rFonts w:ascii="Arial" w:eastAsia="Arial" w:hAnsi="Arial" w:cs="Arial"/>
          <w:color w:val="202124"/>
          <w:sz w:val="22"/>
          <w:szCs w:val="22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2"/>
          <w:szCs w:val="22"/>
          <w:highlight w:val="white"/>
        </w:rPr>
        <w:t>được</w:t>
      </w:r>
      <w:proofErr w:type="spellEnd"/>
      <w:r>
        <w:rPr>
          <w:rFonts w:ascii="Arial" w:eastAsia="Arial" w:hAnsi="Arial" w:cs="Arial"/>
          <w:color w:val="202124"/>
          <w:sz w:val="22"/>
          <w:szCs w:val="22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2"/>
          <w:szCs w:val="22"/>
          <w:highlight w:val="white"/>
        </w:rPr>
        <w:t>viết</w:t>
      </w:r>
      <w:proofErr w:type="spellEnd"/>
      <w:r>
        <w:rPr>
          <w:rFonts w:ascii="Arial" w:eastAsia="Arial" w:hAnsi="Arial" w:cs="Arial"/>
          <w:color w:val="202124"/>
          <w:sz w:val="22"/>
          <w:szCs w:val="22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2"/>
          <w:szCs w:val="22"/>
          <w:highlight w:val="white"/>
        </w:rPr>
        <w:t>tắt</w:t>
      </w:r>
      <w:proofErr w:type="spellEnd"/>
      <w:r>
        <w:rPr>
          <w:rFonts w:ascii="Arial" w:eastAsia="Arial" w:hAnsi="Arial" w:cs="Arial"/>
          <w:color w:val="202124"/>
          <w:sz w:val="22"/>
          <w:szCs w:val="22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2"/>
          <w:szCs w:val="22"/>
          <w:highlight w:val="white"/>
        </w:rPr>
        <w:t>thành</w:t>
      </w:r>
      <w:proofErr w:type="spellEnd"/>
      <w:r>
        <w:rPr>
          <w:rFonts w:ascii="Arial" w:eastAsia="Arial" w:hAnsi="Arial" w:cs="Arial"/>
          <w:color w:val="202124"/>
          <w:sz w:val="22"/>
          <w:szCs w:val="22"/>
          <w:highlight w:val="white"/>
        </w:rPr>
        <w:t xml:space="preserve"> PHP </w:t>
      </w:r>
      <w:proofErr w:type="spellStart"/>
      <w:r>
        <w:rPr>
          <w:rFonts w:ascii="Arial" w:eastAsia="Arial" w:hAnsi="Arial" w:cs="Arial"/>
          <w:color w:val="040C28"/>
          <w:sz w:val="22"/>
          <w:szCs w:val="22"/>
        </w:rPr>
        <w:t>là</w:t>
      </w:r>
      <w:proofErr w:type="spellEnd"/>
      <w:r>
        <w:rPr>
          <w:rFonts w:ascii="Arial" w:eastAsia="Arial" w:hAnsi="Arial" w:cs="Arial"/>
          <w:color w:val="040C2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40C28"/>
          <w:sz w:val="22"/>
          <w:szCs w:val="22"/>
        </w:rPr>
        <w:t>một</w:t>
      </w:r>
      <w:proofErr w:type="spellEnd"/>
      <w:r>
        <w:rPr>
          <w:rFonts w:ascii="Arial" w:eastAsia="Arial" w:hAnsi="Arial" w:cs="Arial"/>
          <w:color w:val="040C2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40C28"/>
          <w:sz w:val="22"/>
          <w:szCs w:val="22"/>
        </w:rPr>
        <w:t>ngôn</w:t>
      </w:r>
      <w:proofErr w:type="spellEnd"/>
      <w:r>
        <w:rPr>
          <w:rFonts w:ascii="Arial" w:eastAsia="Arial" w:hAnsi="Arial" w:cs="Arial"/>
          <w:color w:val="040C2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40C28"/>
          <w:sz w:val="22"/>
          <w:szCs w:val="22"/>
        </w:rPr>
        <w:t>ngữ</w:t>
      </w:r>
      <w:proofErr w:type="spellEnd"/>
      <w:r>
        <w:rPr>
          <w:rFonts w:ascii="Arial" w:eastAsia="Arial" w:hAnsi="Arial" w:cs="Arial"/>
          <w:color w:val="040C2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40C28"/>
          <w:sz w:val="22"/>
          <w:szCs w:val="22"/>
        </w:rPr>
        <w:t>lập</w:t>
      </w:r>
      <w:proofErr w:type="spellEnd"/>
      <w:r>
        <w:rPr>
          <w:rFonts w:ascii="Arial" w:eastAsia="Arial" w:hAnsi="Arial" w:cs="Arial"/>
          <w:color w:val="040C2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40C28"/>
          <w:sz w:val="22"/>
          <w:szCs w:val="22"/>
        </w:rPr>
        <w:t>trình</w:t>
      </w:r>
      <w:proofErr w:type="spellEnd"/>
      <w:r>
        <w:rPr>
          <w:rFonts w:ascii="Arial" w:eastAsia="Arial" w:hAnsi="Arial" w:cs="Arial"/>
          <w:color w:val="040C2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40C28"/>
          <w:sz w:val="22"/>
          <w:szCs w:val="22"/>
        </w:rPr>
        <w:t>kịch</w:t>
      </w:r>
      <w:proofErr w:type="spellEnd"/>
      <w:r>
        <w:rPr>
          <w:rFonts w:ascii="Arial" w:eastAsia="Arial" w:hAnsi="Arial" w:cs="Arial"/>
          <w:color w:val="040C2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40C28"/>
          <w:sz w:val="22"/>
          <w:szCs w:val="22"/>
        </w:rPr>
        <w:t>bản</w:t>
      </w:r>
      <w:proofErr w:type="spellEnd"/>
      <w:r>
        <w:rPr>
          <w:rFonts w:ascii="Arial" w:eastAsia="Arial" w:hAnsi="Arial" w:cs="Arial"/>
          <w:color w:val="040C28"/>
          <w:sz w:val="22"/>
          <w:szCs w:val="22"/>
        </w:rPr>
        <w:t xml:space="preserve"> hay </w:t>
      </w:r>
      <w:proofErr w:type="spellStart"/>
      <w:r>
        <w:rPr>
          <w:rFonts w:ascii="Arial" w:eastAsia="Arial" w:hAnsi="Arial" w:cs="Arial"/>
          <w:color w:val="040C28"/>
          <w:sz w:val="22"/>
          <w:szCs w:val="22"/>
        </w:rPr>
        <w:t>một</w:t>
      </w:r>
      <w:proofErr w:type="spellEnd"/>
      <w:r>
        <w:rPr>
          <w:rFonts w:ascii="Arial" w:eastAsia="Arial" w:hAnsi="Arial" w:cs="Arial"/>
          <w:color w:val="040C2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40C28"/>
          <w:sz w:val="22"/>
          <w:szCs w:val="22"/>
        </w:rPr>
        <w:t>loại</w:t>
      </w:r>
      <w:proofErr w:type="spellEnd"/>
      <w:r>
        <w:rPr>
          <w:rFonts w:ascii="Arial" w:eastAsia="Arial" w:hAnsi="Arial" w:cs="Arial"/>
          <w:color w:val="040C2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40C28"/>
          <w:sz w:val="22"/>
          <w:szCs w:val="22"/>
        </w:rPr>
        <w:t>mã</w:t>
      </w:r>
      <w:proofErr w:type="spellEnd"/>
      <w:r>
        <w:rPr>
          <w:rFonts w:ascii="Arial" w:eastAsia="Arial" w:hAnsi="Arial" w:cs="Arial"/>
          <w:color w:val="040C2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40C28"/>
          <w:sz w:val="22"/>
          <w:szCs w:val="22"/>
        </w:rPr>
        <w:t>lệnh</w:t>
      </w:r>
      <w:proofErr w:type="spellEnd"/>
      <w:r>
        <w:rPr>
          <w:rFonts w:ascii="Arial" w:eastAsia="Arial" w:hAnsi="Arial" w:cs="Arial"/>
          <w:color w:val="040C2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40C28"/>
          <w:sz w:val="22"/>
          <w:szCs w:val="22"/>
        </w:rPr>
        <w:t>chủ</w:t>
      </w:r>
      <w:proofErr w:type="spellEnd"/>
      <w:r>
        <w:rPr>
          <w:rFonts w:ascii="Arial" w:eastAsia="Arial" w:hAnsi="Arial" w:cs="Arial"/>
          <w:color w:val="040C2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40C28"/>
          <w:sz w:val="22"/>
          <w:szCs w:val="22"/>
        </w:rPr>
        <w:t>yếu</w:t>
      </w:r>
      <w:proofErr w:type="spellEnd"/>
      <w:r>
        <w:rPr>
          <w:rFonts w:ascii="Arial" w:eastAsia="Arial" w:hAnsi="Arial" w:cs="Arial"/>
          <w:color w:val="040C2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40C28"/>
          <w:sz w:val="22"/>
          <w:szCs w:val="22"/>
        </w:rPr>
        <w:t>được</w:t>
      </w:r>
      <w:proofErr w:type="spellEnd"/>
      <w:r>
        <w:rPr>
          <w:rFonts w:ascii="Arial" w:eastAsia="Arial" w:hAnsi="Arial" w:cs="Arial"/>
          <w:color w:val="040C2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40C28"/>
          <w:sz w:val="22"/>
          <w:szCs w:val="22"/>
        </w:rPr>
        <w:t>dùng</w:t>
      </w:r>
      <w:proofErr w:type="spellEnd"/>
      <w:r>
        <w:rPr>
          <w:rFonts w:ascii="Arial" w:eastAsia="Arial" w:hAnsi="Arial" w:cs="Arial"/>
          <w:color w:val="040C2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40C28"/>
          <w:sz w:val="22"/>
          <w:szCs w:val="22"/>
        </w:rPr>
        <w:t>để</w:t>
      </w:r>
      <w:proofErr w:type="spellEnd"/>
      <w:r>
        <w:rPr>
          <w:rFonts w:ascii="Arial" w:eastAsia="Arial" w:hAnsi="Arial" w:cs="Arial"/>
          <w:color w:val="040C2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40C28"/>
          <w:sz w:val="22"/>
          <w:szCs w:val="22"/>
        </w:rPr>
        <w:t>phát</w:t>
      </w:r>
      <w:proofErr w:type="spellEnd"/>
      <w:r>
        <w:rPr>
          <w:rFonts w:ascii="Arial" w:eastAsia="Arial" w:hAnsi="Arial" w:cs="Arial"/>
          <w:color w:val="040C2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40C28"/>
          <w:sz w:val="22"/>
          <w:szCs w:val="22"/>
        </w:rPr>
        <w:t>triển</w:t>
      </w:r>
      <w:proofErr w:type="spellEnd"/>
      <w:r>
        <w:rPr>
          <w:rFonts w:ascii="Arial" w:eastAsia="Arial" w:hAnsi="Arial" w:cs="Arial"/>
          <w:color w:val="040C2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40C28"/>
          <w:sz w:val="22"/>
          <w:szCs w:val="22"/>
        </w:rPr>
        <w:t>các</w:t>
      </w:r>
      <w:proofErr w:type="spellEnd"/>
      <w:r>
        <w:rPr>
          <w:rFonts w:ascii="Arial" w:eastAsia="Arial" w:hAnsi="Arial" w:cs="Arial"/>
          <w:color w:val="040C2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40C28"/>
          <w:sz w:val="22"/>
          <w:szCs w:val="22"/>
        </w:rPr>
        <w:t>ứng</w:t>
      </w:r>
      <w:proofErr w:type="spellEnd"/>
      <w:r>
        <w:rPr>
          <w:rFonts w:ascii="Arial" w:eastAsia="Arial" w:hAnsi="Arial" w:cs="Arial"/>
          <w:color w:val="040C2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40C28"/>
          <w:sz w:val="22"/>
          <w:szCs w:val="22"/>
        </w:rPr>
        <w:t>dụng</w:t>
      </w:r>
      <w:proofErr w:type="spellEnd"/>
      <w:r>
        <w:rPr>
          <w:rFonts w:ascii="Arial" w:eastAsia="Arial" w:hAnsi="Arial" w:cs="Arial"/>
          <w:color w:val="040C2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40C28"/>
          <w:sz w:val="22"/>
          <w:szCs w:val="22"/>
        </w:rPr>
        <w:t>viết</w:t>
      </w:r>
      <w:proofErr w:type="spellEnd"/>
      <w:r>
        <w:rPr>
          <w:rFonts w:ascii="Arial" w:eastAsia="Arial" w:hAnsi="Arial" w:cs="Arial"/>
          <w:color w:val="040C2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40C28"/>
          <w:sz w:val="22"/>
          <w:szCs w:val="22"/>
        </w:rPr>
        <w:t>cho</w:t>
      </w:r>
      <w:proofErr w:type="spellEnd"/>
      <w:r>
        <w:rPr>
          <w:rFonts w:ascii="Arial" w:eastAsia="Arial" w:hAnsi="Arial" w:cs="Arial"/>
          <w:color w:val="040C2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40C28"/>
          <w:sz w:val="22"/>
          <w:szCs w:val="22"/>
        </w:rPr>
        <w:t>máy</w:t>
      </w:r>
      <w:proofErr w:type="spellEnd"/>
      <w:r>
        <w:rPr>
          <w:rFonts w:ascii="Arial" w:eastAsia="Arial" w:hAnsi="Arial" w:cs="Arial"/>
          <w:color w:val="040C2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40C28"/>
          <w:sz w:val="22"/>
          <w:szCs w:val="22"/>
        </w:rPr>
        <w:t>chủ</w:t>
      </w:r>
      <w:proofErr w:type="spellEnd"/>
      <w:r>
        <w:rPr>
          <w:rFonts w:ascii="Arial" w:eastAsia="Arial" w:hAnsi="Arial" w:cs="Arial"/>
          <w:color w:val="040C28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40C28"/>
          <w:sz w:val="22"/>
          <w:szCs w:val="22"/>
        </w:rPr>
        <w:t>mã</w:t>
      </w:r>
      <w:proofErr w:type="spellEnd"/>
      <w:r>
        <w:rPr>
          <w:rFonts w:ascii="Arial" w:eastAsia="Arial" w:hAnsi="Arial" w:cs="Arial"/>
          <w:color w:val="040C2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40C28"/>
          <w:sz w:val="22"/>
          <w:szCs w:val="22"/>
        </w:rPr>
        <w:t>nguồn</w:t>
      </w:r>
      <w:proofErr w:type="spellEnd"/>
      <w:r>
        <w:rPr>
          <w:rFonts w:ascii="Arial" w:eastAsia="Arial" w:hAnsi="Arial" w:cs="Arial"/>
          <w:color w:val="040C2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40C28"/>
          <w:sz w:val="22"/>
          <w:szCs w:val="22"/>
        </w:rPr>
        <w:t>mở</w:t>
      </w:r>
      <w:proofErr w:type="spellEnd"/>
      <w:r>
        <w:rPr>
          <w:rFonts w:ascii="Arial" w:eastAsia="Arial" w:hAnsi="Arial" w:cs="Arial"/>
          <w:color w:val="040C28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40C28"/>
          <w:sz w:val="22"/>
          <w:szCs w:val="22"/>
        </w:rPr>
        <w:t>dùng</w:t>
      </w:r>
      <w:proofErr w:type="spellEnd"/>
      <w:r>
        <w:rPr>
          <w:rFonts w:ascii="Arial" w:eastAsia="Arial" w:hAnsi="Arial" w:cs="Arial"/>
          <w:color w:val="040C2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40C28"/>
          <w:sz w:val="22"/>
          <w:szCs w:val="22"/>
        </w:rPr>
        <w:t>cho</w:t>
      </w:r>
      <w:proofErr w:type="spellEnd"/>
      <w:r>
        <w:rPr>
          <w:rFonts w:ascii="Arial" w:eastAsia="Arial" w:hAnsi="Arial" w:cs="Arial"/>
          <w:color w:val="040C2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40C28"/>
          <w:sz w:val="22"/>
          <w:szCs w:val="22"/>
        </w:rPr>
        <w:t>mục</w:t>
      </w:r>
      <w:proofErr w:type="spellEnd"/>
      <w:r>
        <w:rPr>
          <w:rFonts w:ascii="Arial" w:eastAsia="Arial" w:hAnsi="Arial" w:cs="Arial"/>
          <w:color w:val="040C2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40C28"/>
          <w:sz w:val="22"/>
          <w:szCs w:val="22"/>
        </w:rPr>
        <w:t>đích</w:t>
      </w:r>
      <w:proofErr w:type="spellEnd"/>
      <w:r>
        <w:rPr>
          <w:rFonts w:ascii="Arial" w:eastAsia="Arial" w:hAnsi="Arial" w:cs="Arial"/>
          <w:color w:val="040C2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40C28"/>
          <w:sz w:val="22"/>
          <w:szCs w:val="22"/>
        </w:rPr>
        <w:t>tổng</w:t>
      </w:r>
      <w:proofErr w:type="spellEnd"/>
      <w:r>
        <w:rPr>
          <w:rFonts w:ascii="Arial" w:eastAsia="Arial" w:hAnsi="Arial" w:cs="Arial"/>
          <w:color w:val="040C2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40C28"/>
          <w:sz w:val="22"/>
          <w:szCs w:val="22"/>
        </w:rPr>
        <w:t>quát</w:t>
      </w:r>
      <w:proofErr w:type="spellEnd"/>
      <w:r>
        <w:rPr>
          <w:rFonts w:ascii="Arial" w:eastAsia="Arial" w:hAnsi="Arial" w:cs="Arial"/>
          <w:color w:val="202124"/>
          <w:sz w:val="22"/>
          <w:szCs w:val="22"/>
          <w:highlight w:val="white"/>
        </w:rPr>
        <w:t xml:space="preserve">. </w:t>
      </w:r>
      <w:proofErr w:type="spellStart"/>
      <w:r>
        <w:rPr>
          <w:rFonts w:ascii="Arial" w:eastAsia="Arial" w:hAnsi="Arial" w:cs="Arial"/>
          <w:color w:val="202124"/>
          <w:sz w:val="22"/>
          <w:szCs w:val="22"/>
          <w:highlight w:val="white"/>
        </w:rPr>
        <w:t>Nó</w:t>
      </w:r>
      <w:proofErr w:type="spellEnd"/>
      <w:r>
        <w:rPr>
          <w:rFonts w:ascii="Arial" w:eastAsia="Arial" w:hAnsi="Arial" w:cs="Arial"/>
          <w:color w:val="202124"/>
          <w:sz w:val="22"/>
          <w:szCs w:val="22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2"/>
          <w:szCs w:val="22"/>
          <w:highlight w:val="white"/>
        </w:rPr>
        <w:t>rất</w:t>
      </w:r>
      <w:proofErr w:type="spellEnd"/>
      <w:r>
        <w:rPr>
          <w:rFonts w:ascii="Arial" w:eastAsia="Arial" w:hAnsi="Arial" w:cs="Arial"/>
          <w:color w:val="202124"/>
          <w:sz w:val="22"/>
          <w:szCs w:val="22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2"/>
          <w:szCs w:val="22"/>
          <w:highlight w:val="white"/>
        </w:rPr>
        <w:t>thích</w:t>
      </w:r>
      <w:proofErr w:type="spellEnd"/>
      <w:r>
        <w:rPr>
          <w:rFonts w:ascii="Arial" w:eastAsia="Arial" w:hAnsi="Arial" w:cs="Arial"/>
          <w:color w:val="202124"/>
          <w:sz w:val="22"/>
          <w:szCs w:val="22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2"/>
          <w:szCs w:val="22"/>
          <w:highlight w:val="white"/>
        </w:rPr>
        <w:t>hợp</w:t>
      </w:r>
      <w:proofErr w:type="spellEnd"/>
      <w:r>
        <w:rPr>
          <w:rFonts w:ascii="Arial" w:eastAsia="Arial" w:hAnsi="Arial" w:cs="Arial"/>
          <w:color w:val="202124"/>
          <w:sz w:val="22"/>
          <w:szCs w:val="22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2"/>
          <w:szCs w:val="22"/>
          <w:highlight w:val="white"/>
        </w:rPr>
        <w:t>với</w:t>
      </w:r>
      <w:proofErr w:type="spellEnd"/>
      <w:r>
        <w:rPr>
          <w:rFonts w:ascii="Arial" w:eastAsia="Arial" w:hAnsi="Arial" w:cs="Arial"/>
          <w:color w:val="202124"/>
          <w:sz w:val="22"/>
          <w:szCs w:val="22"/>
          <w:highlight w:val="white"/>
        </w:rPr>
        <w:t xml:space="preserve"> web </w:t>
      </w:r>
      <w:proofErr w:type="spellStart"/>
      <w:r>
        <w:rPr>
          <w:rFonts w:ascii="Arial" w:eastAsia="Arial" w:hAnsi="Arial" w:cs="Arial"/>
          <w:color w:val="202124"/>
          <w:sz w:val="22"/>
          <w:szCs w:val="22"/>
          <w:highlight w:val="white"/>
        </w:rPr>
        <w:t>và</w:t>
      </w:r>
      <w:proofErr w:type="spellEnd"/>
      <w:r>
        <w:rPr>
          <w:rFonts w:ascii="Arial" w:eastAsia="Arial" w:hAnsi="Arial" w:cs="Arial"/>
          <w:color w:val="202124"/>
          <w:sz w:val="22"/>
          <w:szCs w:val="22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2"/>
          <w:szCs w:val="22"/>
          <w:highlight w:val="white"/>
        </w:rPr>
        <w:t>có</w:t>
      </w:r>
      <w:proofErr w:type="spellEnd"/>
      <w:r>
        <w:rPr>
          <w:rFonts w:ascii="Arial" w:eastAsia="Arial" w:hAnsi="Arial" w:cs="Arial"/>
          <w:color w:val="202124"/>
          <w:sz w:val="22"/>
          <w:szCs w:val="22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2"/>
          <w:szCs w:val="22"/>
          <w:highlight w:val="white"/>
        </w:rPr>
        <w:t>thể</w:t>
      </w:r>
      <w:proofErr w:type="spellEnd"/>
      <w:r>
        <w:rPr>
          <w:rFonts w:ascii="Arial" w:eastAsia="Arial" w:hAnsi="Arial" w:cs="Arial"/>
          <w:color w:val="202124"/>
          <w:sz w:val="22"/>
          <w:szCs w:val="22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2"/>
          <w:szCs w:val="22"/>
          <w:highlight w:val="white"/>
        </w:rPr>
        <w:t>dễ</w:t>
      </w:r>
      <w:proofErr w:type="spellEnd"/>
      <w:r>
        <w:rPr>
          <w:rFonts w:ascii="Arial" w:eastAsia="Arial" w:hAnsi="Arial" w:cs="Arial"/>
          <w:color w:val="202124"/>
          <w:sz w:val="22"/>
          <w:szCs w:val="22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2"/>
          <w:szCs w:val="22"/>
          <w:highlight w:val="white"/>
        </w:rPr>
        <w:t>dàng</w:t>
      </w:r>
      <w:proofErr w:type="spellEnd"/>
      <w:r>
        <w:rPr>
          <w:rFonts w:ascii="Arial" w:eastAsia="Arial" w:hAnsi="Arial" w:cs="Arial"/>
          <w:color w:val="202124"/>
          <w:sz w:val="22"/>
          <w:szCs w:val="22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2"/>
          <w:szCs w:val="22"/>
          <w:highlight w:val="white"/>
        </w:rPr>
        <w:t>nhúng</w:t>
      </w:r>
      <w:proofErr w:type="spellEnd"/>
      <w:r>
        <w:rPr>
          <w:rFonts w:ascii="Arial" w:eastAsia="Arial" w:hAnsi="Arial" w:cs="Arial"/>
          <w:color w:val="202124"/>
          <w:sz w:val="22"/>
          <w:szCs w:val="22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2"/>
          <w:szCs w:val="22"/>
          <w:highlight w:val="white"/>
        </w:rPr>
        <w:t>vào</w:t>
      </w:r>
      <w:proofErr w:type="spellEnd"/>
      <w:r>
        <w:rPr>
          <w:rFonts w:ascii="Arial" w:eastAsia="Arial" w:hAnsi="Arial" w:cs="Arial"/>
          <w:color w:val="202124"/>
          <w:sz w:val="22"/>
          <w:szCs w:val="22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2"/>
          <w:szCs w:val="22"/>
          <w:highlight w:val="white"/>
        </w:rPr>
        <w:t>trang</w:t>
      </w:r>
      <w:proofErr w:type="spellEnd"/>
      <w:r>
        <w:rPr>
          <w:rFonts w:ascii="Arial" w:eastAsia="Arial" w:hAnsi="Arial" w:cs="Arial"/>
          <w:color w:val="202124"/>
          <w:sz w:val="22"/>
          <w:szCs w:val="22"/>
          <w:highlight w:val="white"/>
        </w:rPr>
        <w:t xml:space="preserve"> HTML.</w:t>
      </w:r>
    </w:p>
    <w:p w14:paraId="08C10336" w14:textId="77777777" w:rsidR="00F432EE" w:rsidRDefault="00F432EE" w:rsidP="00F432EE">
      <w:pPr>
        <w:pStyle w:val="u2"/>
        <w:numPr>
          <w:ilvl w:val="2"/>
          <w:numId w:val="2"/>
        </w:numPr>
      </w:pPr>
      <w:bookmarkStart w:id="23" w:name="_44sinio" w:colFirst="0" w:colLast="0"/>
      <w:bookmarkEnd w:id="23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PHP</w:t>
      </w:r>
    </w:p>
    <w:p w14:paraId="6FA4E1CA" w14:textId="77777777" w:rsidR="00F432EE" w:rsidRDefault="00F432EE" w:rsidP="00F432EE">
      <w:pPr>
        <w:ind w:left="720" w:firstLine="566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Ngôn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ngữ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PHP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là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từ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viết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tắt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của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Personal Home Page nay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đã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chuyển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thành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Hypertext Preprocessor.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Thuật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ngữ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này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là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một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dạng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mã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lệnh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hoặc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một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chuỗi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ngôn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ngữ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kịch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bản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được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dùng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để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phát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triển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các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ứng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dụng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web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chạy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trên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máy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chủ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. Ki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các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lập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trình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viên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PHP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viết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chương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trình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,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chuỗi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lệnh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sẽ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được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xử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lý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trên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server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sau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đó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sinh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ra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mã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HTML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trên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client.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Dựa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vào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đó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,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các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ứng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dụng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trên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website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sẽ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hoạt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động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một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cách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dễ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dàng</w:t>
      </w:r>
      <w:proofErr w:type="spellEnd"/>
      <w:r>
        <w:rPr>
          <w:rFonts w:ascii="Verdana" w:eastAsia="Verdana" w:hAnsi="Verdana" w:cs="Verdana"/>
          <w:color w:val="222222"/>
          <w:sz w:val="22"/>
          <w:szCs w:val="22"/>
          <w:highlight w:val="white"/>
        </w:rPr>
        <w:t>.</w:t>
      </w:r>
    </w:p>
    <w:p w14:paraId="237704E9" w14:textId="77777777" w:rsidR="00F432EE" w:rsidRDefault="00F432EE" w:rsidP="00F432EE">
      <w:pPr>
        <w:pStyle w:val="u2"/>
        <w:numPr>
          <w:ilvl w:val="2"/>
          <w:numId w:val="2"/>
        </w:numPr>
      </w:pPr>
      <w:bookmarkStart w:id="24" w:name="_2jxsxqh" w:colFirst="0" w:colLast="0"/>
      <w:bookmarkEnd w:id="24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Framework Laravel</w:t>
      </w:r>
    </w:p>
    <w:p w14:paraId="2804224E" w14:textId="77777777" w:rsidR="00F432EE" w:rsidRDefault="00F432EE" w:rsidP="00F432EE">
      <w:pPr>
        <w:shd w:val="clear" w:color="auto" w:fill="FFFFFF"/>
        <w:spacing w:after="160" w:line="432" w:lineRule="auto"/>
        <w:ind w:left="720" w:firstLine="720"/>
        <w:rPr>
          <w:rFonts w:ascii="Arial" w:eastAsia="Arial" w:hAnsi="Arial" w:cs="Arial"/>
          <w:color w:val="444444"/>
          <w:sz w:val="22"/>
          <w:szCs w:val="22"/>
        </w:rPr>
      </w:pPr>
      <w:r>
        <w:rPr>
          <w:rFonts w:ascii="Arial" w:eastAsia="Arial" w:hAnsi="Arial" w:cs="Arial"/>
          <w:color w:val="444444"/>
          <w:highlight w:val="white"/>
        </w:rPr>
        <w:t xml:space="preserve">Laravel </w:t>
      </w:r>
      <w:proofErr w:type="spellStart"/>
      <w:r>
        <w:rPr>
          <w:rFonts w:ascii="Arial" w:eastAsia="Arial" w:hAnsi="Arial" w:cs="Arial"/>
          <w:color w:val="444444"/>
          <w:highlight w:val="white"/>
        </w:rPr>
        <w:t>là</w:t>
      </w:r>
      <w:proofErr w:type="spellEnd"/>
      <w:r>
        <w:rPr>
          <w:rFonts w:ascii="Arial" w:eastAsia="Arial" w:hAnsi="Arial" w:cs="Arial"/>
          <w:color w:val="44444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444444"/>
          <w:highlight w:val="white"/>
        </w:rPr>
        <w:t>một</w:t>
      </w:r>
      <w:proofErr w:type="spellEnd"/>
      <w:r>
        <w:rPr>
          <w:rFonts w:ascii="Arial" w:eastAsia="Arial" w:hAnsi="Arial" w:cs="Arial"/>
          <w:color w:val="444444"/>
          <w:highlight w:val="white"/>
        </w:rPr>
        <w:t xml:space="preserve"> PHP framework, </w:t>
      </w:r>
      <w:proofErr w:type="spellStart"/>
      <w:r>
        <w:rPr>
          <w:rFonts w:ascii="Arial" w:eastAsia="Arial" w:hAnsi="Arial" w:cs="Arial"/>
          <w:color w:val="444444"/>
          <w:highlight w:val="white"/>
        </w:rPr>
        <w:t>có</w:t>
      </w:r>
      <w:proofErr w:type="spellEnd"/>
      <w:r>
        <w:rPr>
          <w:rFonts w:ascii="Arial" w:eastAsia="Arial" w:hAnsi="Arial" w:cs="Arial"/>
          <w:color w:val="44444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444444"/>
          <w:highlight w:val="white"/>
        </w:rPr>
        <w:t>mã</w:t>
      </w:r>
      <w:proofErr w:type="spellEnd"/>
      <w:r>
        <w:rPr>
          <w:rFonts w:ascii="Arial" w:eastAsia="Arial" w:hAnsi="Arial" w:cs="Arial"/>
          <w:color w:val="44444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444444"/>
          <w:highlight w:val="white"/>
        </w:rPr>
        <w:t>nguồn</w:t>
      </w:r>
      <w:proofErr w:type="spellEnd"/>
      <w:r>
        <w:rPr>
          <w:rFonts w:ascii="Arial" w:eastAsia="Arial" w:hAnsi="Arial" w:cs="Arial"/>
          <w:color w:val="44444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444444"/>
          <w:highlight w:val="white"/>
        </w:rPr>
        <w:t>mở</w:t>
      </w:r>
      <w:proofErr w:type="spellEnd"/>
      <w:r>
        <w:rPr>
          <w:rFonts w:ascii="Arial" w:eastAsia="Arial" w:hAnsi="Arial" w:cs="Arial"/>
          <w:color w:val="44444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444444"/>
          <w:highlight w:val="white"/>
        </w:rPr>
        <w:t>và</w:t>
      </w:r>
      <w:proofErr w:type="spellEnd"/>
      <w:r>
        <w:rPr>
          <w:rFonts w:ascii="Arial" w:eastAsia="Arial" w:hAnsi="Arial" w:cs="Arial"/>
          <w:color w:val="44444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444444"/>
          <w:highlight w:val="white"/>
        </w:rPr>
        <w:t>miễn</w:t>
      </w:r>
      <w:proofErr w:type="spellEnd"/>
      <w:r>
        <w:rPr>
          <w:rFonts w:ascii="Arial" w:eastAsia="Arial" w:hAnsi="Arial" w:cs="Arial"/>
          <w:color w:val="44444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444444"/>
          <w:highlight w:val="white"/>
        </w:rPr>
        <w:t>phí</w:t>
      </w:r>
      <w:proofErr w:type="spellEnd"/>
      <w:r>
        <w:rPr>
          <w:rFonts w:ascii="Arial" w:eastAsia="Arial" w:hAnsi="Arial" w:cs="Arial"/>
          <w:color w:val="444444"/>
          <w:highlight w:val="white"/>
        </w:rPr>
        <w:t xml:space="preserve">, </w:t>
      </w:r>
      <w:proofErr w:type="spellStart"/>
      <w:r>
        <w:rPr>
          <w:rFonts w:ascii="Arial" w:eastAsia="Arial" w:hAnsi="Arial" w:cs="Arial"/>
          <w:color w:val="444444"/>
          <w:highlight w:val="white"/>
        </w:rPr>
        <w:t>được</w:t>
      </w:r>
      <w:proofErr w:type="spellEnd"/>
      <w:r>
        <w:rPr>
          <w:rFonts w:ascii="Arial" w:eastAsia="Arial" w:hAnsi="Arial" w:cs="Arial"/>
          <w:color w:val="44444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444444"/>
          <w:highlight w:val="white"/>
        </w:rPr>
        <w:t>xây</w:t>
      </w:r>
      <w:proofErr w:type="spellEnd"/>
      <w:r>
        <w:rPr>
          <w:rFonts w:ascii="Arial" w:eastAsia="Arial" w:hAnsi="Arial" w:cs="Arial"/>
          <w:color w:val="44444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444444"/>
          <w:highlight w:val="white"/>
        </w:rPr>
        <w:t>dựng</w:t>
      </w:r>
      <w:proofErr w:type="spellEnd"/>
      <w:r>
        <w:rPr>
          <w:rFonts w:ascii="Arial" w:eastAsia="Arial" w:hAnsi="Arial" w:cs="Arial"/>
          <w:color w:val="44444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444444"/>
          <w:highlight w:val="white"/>
        </w:rPr>
        <w:t>nhằm</w:t>
      </w:r>
      <w:proofErr w:type="spellEnd"/>
      <w:r>
        <w:rPr>
          <w:rFonts w:ascii="Arial" w:eastAsia="Arial" w:hAnsi="Arial" w:cs="Arial"/>
          <w:color w:val="44444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444444"/>
          <w:highlight w:val="white"/>
        </w:rPr>
        <w:t>hỗ</w:t>
      </w:r>
      <w:proofErr w:type="spellEnd"/>
      <w:r>
        <w:rPr>
          <w:rFonts w:ascii="Arial" w:eastAsia="Arial" w:hAnsi="Arial" w:cs="Arial"/>
          <w:color w:val="44444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444444"/>
          <w:highlight w:val="white"/>
        </w:rPr>
        <w:t>trợ</w:t>
      </w:r>
      <w:proofErr w:type="spellEnd"/>
      <w:r>
        <w:rPr>
          <w:rFonts w:ascii="Arial" w:eastAsia="Arial" w:hAnsi="Arial" w:cs="Arial"/>
          <w:color w:val="44444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444444"/>
          <w:highlight w:val="white"/>
        </w:rPr>
        <w:t>phát</w:t>
      </w:r>
      <w:proofErr w:type="spellEnd"/>
      <w:r>
        <w:rPr>
          <w:rFonts w:ascii="Arial" w:eastAsia="Arial" w:hAnsi="Arial" w:cs="Arial"/>
          <w:color w:val="44444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444444"/>
          <w:highlight w:val="white"/>
        </w:rPr>
        <w:t>triển</w:t>
      </w:r>
      <w:proofErr w:type="spellEnd"/>
      <w:r>
        <w:rPr>
          <w:rFonts w:ascii="Arial" w:eastAsia="Arial" w:hAnsi="Arial" w:cs="Arial"/>
          <w:color w:val="44444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444444"/>
          <w:highlight w:val="white"/>
        </w:rPr>
        <w:t>các</w:t>
      </w:r>
      <w:proofErr w:type="spellEnd"/>
      <w:r>
        <w:rPr>
          <w:rFonts w:ascii="Arial" w:eastAsia="Arial" w:hAnsi="Arial" w:cs="Arial"/>
          <w:color w:val="44444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444444"/>
          <w:highlight w:val="white"/>
        </w:rPr>
        <w:t>phần</w:t>
      </w:r>
      <w:proofErr w:type="spellEnd"/>
      <w:r>
        <w:rPr>
          <w:rFonts w:ascii="Arial" w:eastAsia="Arial" w:hAnsi="Arial" w:cs="Arial"/>
          <w:color w:val="44444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444444"/>
          <w:highlight w:val="white"/>
        </w:rPr>
        <w:t>mềm</w:t>
      </w:r>
      <w:proofErr w:type="spellEnd"/>
      <w:r>
        <w:rPr>
          <w:rFonts w:ascii="Arial" w:eastAsia="Arial" w:hAnsi="Arial" w:cs="Arial"/>
          <w:color w:val="444444"/>
          <w:highlight w:val="white"/>
        </w:rPr>
        <w:t xml:space="preserve">, </w:t>
      </w:r>
      <w:proofErr w:type="spellStart"/>
      <w:r>
        <w:rPr>
          <w:rFonts w:ascii="Arial" w:eastAsia="Arial" w:hAnsi="Arial" w:cs="Arial"/>
          <w:color w:val="444444"/>
          <w:highlight w:val="white"/>
        </w:rPr>
        <w:t>ứng</w:t>
      </w:r>
      <w:proofErr w:type="spellEnd"/>
      <w:r>
        <w:rPr>
          <w:rFonts w:ascii="Arial" w:eastAsia="Arial" w:hAnsi="Arial" w:cs="Arial"/>
          <w:color w:val="44444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444444"/>
          <w:highlight w:val="white"/>
        </w:rPr>
        <w:t>dụng</w:t>
      </w:r>
      <w:proofErr w:type="spellEnd"/>
      <w:r>
        <w:rPr>
          <w:rFonts w:ascii="Arial" w:eastAsia="Arial" w:hAnsi="Arial" w:cs="Arial"/>
          <w:color w:val="444444"/>
          <w:highlight w:val="white"/>
        </w:rPr>
        <w:t xml:space="preserve">, </w:t>
      </w:r>
      <w:proofErr w:type="spellStart"/>
      <w:r>
        <w:rPr>
          <w:rFonts w:ascii="Arial" w:eastAsia="Arial" w:hAnsi="Arial" w:cs="Arial"/>
          <w:color w:val="444444"/>
          <w:highlight w:val="white"/>
        </w:rPr>
        <w:t>theo</w:t>
      </w:r>
      <w:proofErr w:type="spellEnd"/>
      <w:r>
        <w:rPr>
          <w:rFonts w:ascii="Arial" w:eastAsia="Arial" w:hAnsi="Arial" w:cs="Arial"/>
          <w:color w:val="44444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444444"/>
          <w:highlight w:val="white"/>
        </w:rPr>
        <w:t>kiến</w:t>
      </w:r>
      <w:proofErr w:type="spellEnd"/>
      <w:r>
        <w:rPr>
          <w:rFonts w:ascii="Arial" w:eastAsia="Arial" w:hAnsi="Arial" w:cs="Arial"/>
          <w:color w:val="44444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444444"/>
          <w:highlight w:val="white"/>
        </w:rPr>
        <w:t>trúc</w:t>
      </w:r>
      <w:proofErr w:type="spellEnd"/>
      <w:r>
        <w:rPr>
          <w:rFonts w:ascii="Arial" w:eastAsia="Arial" w:hAnsi="Arial" w:cs="Arial"/>
          <w:color w:val="444444"/>
          <w:highlight w:val="white"/>
        </w:rPr>
        <w:t xml:space="preserve"> MVC</w:t>
      </w:r>
    </w:p>
    <w:p w14:paraId="41A4E500" w14:textId="77777777" w:rsidR="00F432EE" w:rsidRDefault="00F432EE" w:rsidP="00F432EE">
      <w:pPr>
        <w:shd w:val="clear" w:color="auto" w:fill="FFFFFF"/>
        <w:spacing w:after="160" w:line="432" w:lineRule="auto"/>
        <w:ind w:left="720" w:firstLine="720"/>
        <w:rPr>
          <w:rFonts w:ascii="Arial" w:eastAsia="Arial" w:hAnsi="Arial" w:cs="Arial"/>
          <w:color w:val="444444"/>
          <w:sz w:val="22"/>
          <w:szCs w:val="22"/>
        </w:rPr>
      </w:pPr>
      <w:r>
        <w:rPr>
          <w:rFonts w:ascii="Arial" w:eastAsia="Arial" w:hAnsi="Arial" w:cs="Arial"/>
          <w:color w:val="444444"/>
          <w:sz w:val="22"/>
          <w:szCs w:val="22"/>
        </w:rPr>
        <w:lastRenderedPageBreak/>
        <w:t xml:space="preserve">Framework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chính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là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một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thư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viện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với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các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tài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nguyên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có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sẵn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cho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từng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lĩnh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vực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để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lập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trình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viên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sử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dụng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thay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vì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phải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tự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thiết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kế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Có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Framework,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lập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trình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viên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chỉ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tìm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hiểu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khai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thác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những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tài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nguyên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đó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gắn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kết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chúng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lại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với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nhau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hoàn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chỉnh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sản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phẩm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của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mình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Đối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với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lập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trình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viên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trong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mỗi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một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lĩnh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vực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họ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cần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phải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xây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dựng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các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lớp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chương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trình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để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xây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dựng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nên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những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phần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mềm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ứng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dụng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thành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phẩm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>.</w:t>
      </w:r>
    </w:p>
    <w:p w14:paraId="6DF20298" w14:textId="77777777" w:rsidR="00F432EE" w:rsidRDefault="00F432EE" w:rsidP="00F432EE">
      <w:pPr>
        <w:shd w:val="clear" w:color="auto" w:fill="FFFFFF"/>
        <w:spacing w:after="160" w:line="432" w:lineRule="auto"/>
        <w:ind w:left="720" w:firstLine="720"/>
        <w:rPr>
          <w:rFonts w:ascii="Arial" w:eastAsia="Arial" w:hAnsi="Arial" w:cs="Arial"/>
          <w:color w:val="444444"/>
          <w:sz w:val="22"/>
          <w:szCs w:val="22"/>
        </w:rPr>
      </w:pPr>
      <w:r>
        <w:rPr>
          <w:rFonts w:ascii="Arial" w:eastAsia="Arial" w:hAnsi="Arial" w:cs="Arial"/>
          <w:color w:val="444444"/>
          <w:sz w:val="22"/>
          <w:szCs w:val="22"/>
        </w:rPr>
        <w:t xml:space="preserve">PHP framework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là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thư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viện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làm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cho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sự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phát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triển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của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những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ứng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dụng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web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viết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bằng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ngôn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ngữ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PHP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trở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nên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trôi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chảy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hơn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Bằng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cách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cung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cấp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1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cấu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trúc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cơ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bản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để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xây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dựng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những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ứng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dụng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đó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. Hay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nói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cách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khác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, PHP framework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giúp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bạn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thúc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đẩy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nhanh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chóng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quá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trình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phát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triển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ứng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dụng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Giúp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bạn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tiết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kiệm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được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thời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gian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tăng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sự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ổn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định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cho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ứng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dụng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Giảm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thiểu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số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lần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phải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viết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lại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code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cho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lập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trình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viên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>.</w:t>
      </w:r>
    </w:p>
    <w:p w14:paraId="785A7A00" w14:textId="77777777" w:rsidR="00F432EE" w:rsidRDefault="00F432EE" w:rsidP="00F432EE">
      <w:pPr>
        <w:ind w:left="0" w:firstLine="567"/>
        <w:rPr>
          <w:rFonts w:ascii="Times New Roman" w:eastAsia="Times New Roman" w:hAnsi="Times New Roman" w:cs="Times New Roman"/>
        </w:rPr>
        <w:sectPr w:rsidR="00F432EE" w:rsidSect="00AC521C">
          <w:pgSz w:w="11907" w:h="16840"/>
          <w:pgMar w:top="1418" w:right="1134" w:bottom="1418" w:left="1418" w:header="720" w:footer="720" w:gutter="0"/>
          <w:cols w:space="720"/>
          <w:titlePg w:val="0"/>
          <w:sectPrChange w:id="25" w:author="Nam Nguyễn Quang" w:date="2023-12-24T16:38:00Z">
            <w:sectPr w:rsidR="00F432EE" w:rsidSect="00AC521C">
              <w:pgMar w:top="1418" w:right="1134" w:bottom="1418" w:left="1418" w:header="720" w:footer="720" w:gutter="0"/>
              <w:titlePg/>
            </w:sectPr>
          </w:sectPrChange>
        </w:sectPr>
      </w:pPr>
    </w:p>
    <w:p w14:paraId="42074AB6" w14:textId="77777777" w:rsidR="00F432EE" w:rsidRDefault="00F432EE" w:rsidP="00F432EE">
      <w:pPr>
        <w:pStyle w:val="u1"/>
        <w:keepLines w:val="0"/>
        <w:spacing w:before="0" w:after="120" w:line="288" w:lineRule="auto"/>
        <w:ind w:left="360"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26" w:name="_z337ya" w:colFirst="0" w:colLast="0"/>
      <w:bookmarkEnd w:id="26"/>
      <w:r>
        <w:rPr>
          <w:rFonts w:ascii="Times New Roman" w:eastAsia="Times New Roman" w:hAnsi="Times New Roman" w:cs="Times New Roman"/>
          <w:b/>
          <w:color w:val="000000"/>
        </w:rPr>
        <w:lastRenderedPageBreak/>
        <w:t>CHƯƠNG 2:</w:t>
      </w:r>
      <w:r>
        <w:rPr>
          <w:rFonts w:ascii="Times New Roman" w:eastAsia="Times New Roman" w:hAnsi="Times New Roman" w:cs="Times New Roman"/>
          <w:b/>
          <w:color w:val="000000"/>
        </w:rPr>
        <w:br/>
        <w:t xml:space="preserve">TỔNG QUAN VỀ ĐỀ TÀI </w:t>
      </w:r>
    </w:p>
    <w:p w14:paraId="2CC9F392" w14:textId="77777777" w:rsidR="00F432EE" w:rsidRDefault="00F432EE" w:rsidP="00F432EE">
      <w:pPr>
        <w:pStyle w:val="u2"/>
        <w:numPr>
          <w:ilvl w:val="1"/>
          <w:numId w:val="4"/>
        </w:numPr>
      </w:pPr>
      <w:bookmarkStart w:id="27" w:name="_3j2qqm3" w:colFirst="0" w:colLast="0"/>
      <w:bookmarkEnd w:id="27"/>
      <w:proofErr w:type="spellStart"/>
      <w:r>
        <w:t>Đặt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</w:p>
    <w:p w14:paraId="5A91FE81" w14:textId="77777777" w:rsidR="00F432EE" w:rsidRDefault="00F432EE" w:rsidP="00F432EE">
      <w:pPr>
        <w:rPr>
          <w:rFonts w:ascii="Arial" w:eastAsia="Arial" w:hAnsi="Arial" w:cs="Arial"/>
          <w:color w:val="E4E6EB"/>
          <w:sz w:val="22"/>
          <w:szCs w:val="22"/>
          <w:highlight w:val="black"/>
        </w:rPr>
      </w:pP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Tại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sao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chúng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ta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lại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lập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trang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bán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hàng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trên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cơ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sở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MySQL (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viết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tắt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PHP)</w:t>
      </w:r>
    </w:p>
    <w:p w14:paraId="2DDD8C3B" w14:textId="77777777" w:rsidR="00F432EE" w:rsidRDefault="00F432EE" w:rsidP="00F432EE">
      <w:pPr>
        <w:rPr>
          <w:rFonts w:ascii="Arial" w:eastAsia="Arial" w:hAnsi="Arial" w:cs="Arial"/>
          <w:color w:val="E4E6EB"/>
          <w:sz w:val="22"/>
          <w:szCs w:val="22"/>
          <w:highlight w:val="black"/>
        </w:rPr>
      </w:pPr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ab/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Ngày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nay,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để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phát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triển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hay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xây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dựng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một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webiste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việc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làm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ưu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tiên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tất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yếu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với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mọi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doanh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nghiệp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trên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internet. </w:t>
      </w:r>
    </w:p>
    <w:p w14:paraId="27598675" w14:textId="77777777" w:rsidR="00F432EE" w:rsidRDefault="00F432EE" w:rsidP="00F432EE">
      <w:pPr>
        <w:rPr>
          <w:rFonts w:ascii="Arial" w:eastAsia="Arial" w:hAnsi="Arial" w:cs="Arial"/>
          <w:color w:val="E4E6EB"/>
          <w:sz w:val="22"/>
          <w:szCs w:val="22"/>
          <w:highlight w:val="black"/>
        </w:rPr>
      </w:pPr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PHP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ngôn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ngữ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lập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trình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được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sử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dụng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rộng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rãi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nhất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để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phát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triển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trang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web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ứng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dụng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web. Theo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nhiều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công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ty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phát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triển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PHP,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việc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sử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dụng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PHP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đang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phát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triển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nhanh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chóng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nó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được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coi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lựa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chọn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ưu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tiên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của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các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nhà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phát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triển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website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muốn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cải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thiện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tính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bảo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mật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khả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năng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chi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trả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.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Nó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mang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lại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nhiều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lợi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ích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như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một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ngôn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ngữ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kịch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bản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,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các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doanh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nghiệp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trực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tuyến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nổi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tiếng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như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Facebook, Wikipedia, WordPress, v.v.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đang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sử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dụng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ngôn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ngữ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kịch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bản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PHP. Theo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một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số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thống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kê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, 81,3%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tất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cả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các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trang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web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trên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thế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giới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sử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dụng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ngôn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ngữ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lập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trình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PHP.</w:t>
      </w:r>
    </w:p>
    <w:p w14:paraId="3087F3DF" w14:textId="77777777" w:rsidR="00F432EE" w:rsidRDefault="00F432EE" w:rsidP="00F432EE">
      <w:pPr>
        <w:rPr>
          <w:rFonts w:ascii="Arial" w:eastAsia="Arial" w:hAnsi="Arial" w:cs="Arial"/>
          <w:color w:val="E4E6EB"/>
          <w:sz w:val="22"/>
          <w:szCs w:val="22"/>
          <w:highlight w:val="black"/>
        </w:rPr>
      </w:pPr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ab/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Ưu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điểm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:</w:t>
      </w:r>
    </w:p>
    <w:p w14:paraId="6AA382C8" w14:textId="77777777" w:rsidR="00F432EE" w:rsidRDefault="00F432EE" w:rsidP="00F432EE">
      <w:pPr>
        <w:rPr>
          <w:rFonts w:ascii="Arial" w:eastAsia="Arial" w:hAnsi="Arial" w:cs="Arial"/>
          <w:color w:val="E4E6EB"/>
          <w:sz w:val="22"/>
          <w:szCs w:val="22"/>
          <w:highlight w:val="black"/>
        </w:rPr>
      </w:pPr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1.PHP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dễ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dàng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đơn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giản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.</w:t>
      </w:r>
    </w:p>
    <w:p w14:paraId="1DDD2B85" w14:textId="77777777" w:rsidR="00F432EE" w:rsidRDefault="00F432EE" w:rsidP="00F432EE">
      <w:pPr>
        <w:rPr>
          <w:rFonts w:ascii="Arial" w:eastAsia="Arial" w:hAnsi="Arial" w:cs="Arial"/>
          <w:color w:val="E4E6EB"/>
          <w:sz w:val="22"/>
          <w:szCs w:val="22"/>
          <w:highlight w:val="black"/>
        </w:rPr>
      </w:pPr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2. PHP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miễn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phí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.</w:t>
      </w:r>
    </w:p>
    <w:p w14:paraId="48DB4044" w14:textId="77777777" w:rsidR="00F432EE" w:rsidRDefault="00F432EE" w:rsidP="00F432EE">
      <w:pPr>
        <w:rPr>
          <w:rFonts w:ascii="Arial" w:eastAsia="Arial" w:hAnsi="Arial" w:cs="Arial"/>
          <w:color w:val="E4E6EB"/>
          <w:sz w:val="22"/>
          <w:szCs w:val="22"/>
          <w:highlight w:val="black"/>
        </w:rPr>
      </w:pPr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3.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Tốc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độ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nhanh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.</w:t>
      </w:r>
    </w:p>
    <w:p w14:paraId="1E3D5E53" w14:textId="77777777" w:rsidR="00F432EE" w:rsidRDefault="00F432EE" w:rsidP="00F432EE">
      <w:pPr>
        <w:rPr>
          <w:rFonts w:ascii="Arial" w:eastAsia="Arial" w:hAnsi="Arial" w:cs="Arial"/>
          <w:color w:val="E4E6EB"/>
          <w:sz w:val="22"/>
          <w:szCs w:val="22"/>
          <w:highlight w:val="black"/>
        </w:rPr>
      </w:pPr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4.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Cộng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đồng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PHP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mạnh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mẽ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.</w:t>
      </w:r>
    </w:p>
    <w:p w14:paraId="33586607" w14:textId="77777777" w:rsidR="00F432EE" w:rsidRDefault="00F432EE" w:rsidP="00F432EE">
      <w:pPr>
        <w:rPr>
          <w:rFonts w:ascii="Arial" w:eastAsia="Arial" w:hAnsi="Arial" w:cs="Arial"/>
          <w:color w:val="E4E6EB"/>
          <w:sz w:val="22"/>
          <w:szCs w:val="22"/>
          <w:highlight w:val="black"/>
        </w:rPr>
      </w:pPr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5. 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Lập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trình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hướng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đối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tượng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.</w:t>
      </w:r>
    </w:p>
    <w:p w14:paraId="614EE625" w14:textId="77777777" w:rsidR="00F432EE" w:rsidRDefault="00F432EE" w:rsidP="00F432EE">
      <w:pPr>
        <w:rPr>
          <w:rFonts w:ascii="Arial" w:eastAsia="Arial" w:hAnsi="Arial" w:cs="Arial"/>
          <w:color w:val="E4E6EB"/>
          <w:sz w:val="22"/>
          <w:szCs w:val="22"/>
          <w:highlight w:val="black"/>
        </w:rPr>
      </w:pPr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6. 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Khả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năng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mở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rộng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.</w:t>
      </w:r>
    </w:p>
    <w:p w14:paraId="2ADFFDD9" w14:textId="77777777" w:rsidR="00F432EE" w:rsidRDefault="00F432EE" w:rsidP="00F432EE">
      <w:pPr>
        <w:rPr>
          <w:rFonts w:ascii="Arial" w:eastAsia="Arial" w:hAnsi="Arial" w:cs="Arial"/>
          <w:color w:val="E4E6EB"/>
          <w:sz w:val="22"/>
          <w:szCs w:val="22"/>
          <w:highlight w:val="black"/>
        </w:rPr>
      </w:pPr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7. 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Tính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bảo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mật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.</w:t>
      </w:r>
    </w:p>
    <w:p w14:paraId="6E1A3097" w14:textId="77777777" w:rsidR="00F432EE" w:rsidRDefault="00F432EE" w:rsidP="00F432EE">
      <w:pPr>
        <w:rPr>
          <w:rFonts w:ascii="Arial" w:eastAsia="Arial" w:hAnsi="Arial" w:cs="Arial"/>
          <w:color w:val="E4E6EB"/>
          <w:sz w:val="22"/>
          <w:szCs w:val="22"/>
          <w:highlight w:val="black"/>
        </w:rPr>
      </w:pPr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8.  Thư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viện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phong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phú</w:t>
      </w:r>
      <w:proofErr w:type="spellEnd"/>
    </w:p>
    <w:p w14:paraId="7DC70AFC" w14:textId="77777777" w:rsidR="00F432EE" w:rsidRDefault="00F432EE" w:rsidP="00F432EE">
      <w:pPr>
        <w:rPr>
          <w:rFonts w:ascii="Arial" w:eastAsia="Arial" w:hAnsi="Arial" w:cs="Arial"/>
          <w:color w:val="E4E6EB"/>
          <w:sz w:val="22"/>
          <w:szCs w:val="22"/>
          <w:highlight w:val="black"/>
        </w:rPr>
      </w:pPr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9.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Hỗ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trợ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kết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nối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nhiều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hệ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CSDL</w:t>
      </w:r>
    </w:p>
    <w:p w14:paraId="57FD68BF" w14:textId="77777777" w:rsidR="00F432EE" w:rsidRDefault="00F432EE" w:rsidP="00F432EE">
      <w:pPr>
        <w:rPr>
          <w:rFonts w:ascii="Arial" w:eastAsia="Arial" w:hAnsi="Arial" w:cs="Arial"/>
          <w:sz w:val="22"/>
          <w:szCs w:val="22"/>
          <w:highlight w:val="black"/>
        </w:rPr>
      </w:pPr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10. PHP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cung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cấp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các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FRAMEWORK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dạng</w:t>
      </w:r>
      <w:proofErr w:type="spellEnd"/>
    </w:p>
    <w:p w14:paraId="2FA84353" w14:textId="77777777" w:rsidR="00F432EE" w:rsidRDefault="00F432EE" w:rsidP="00F432EE">
      <w:pPr>
        <w:pStyle w:val="u2"/>
        <w:numPr>
          <w:ilvl w:val="1"/>
          <w:numId w:val="4"/>
        </w:numPr>
      </w:pPr>
      <w:bookmarkStart w:id="28" w:name="_1y810tw" w:colFirst="0" w:colLast="0"/>
      <w:bookmarkEnd w:id="28"/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652B9C1E" w14:textId="77777777" w:rsidR="00F432EE" w:rsidRDefault="00F432EE" w:rsidP="00F432EE">
      <w:pPr>
        <w:rPr>
          <w:rFonts w:ascii="Arial" w:eastAsia="Arial" w:hAnsi="Arial" w:cs="Arial"/>
          <w:color w:val="E4E6EB"/>
          <w:sz w:val="22"/>
          <w:szCs w:val="22"/>
          <w:highlight w:val="black"/>
        </w:rPr>
      </w:pP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Hệ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thống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hiện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tại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quá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phụ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thuộc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vào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extension:</w:t>
      </w:r>
    </w:p>
    <w:p w14:paraId="55112A5A" w14:textId="77777777" w:rsidR="00F432EE" w:rsidRDefault="00F432EE" w:rsidP="00F432EE">
      <w:pPr>
        <w:rPr>
          <w:rFonts w:ascii="Arial" w:eastAsia="Arial" w:hAnsi="Arial" w:cs="Arial"/>
          <w:sz w:val="22"/>
          <w:szCs w:val="22"/>
          <w:highlight w:val="black"/>
        </w:rPr>
      </w:pP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Những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xử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lý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hỗ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trợ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từ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Core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của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PHP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rất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hạn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chế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do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vậy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PHP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phải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phụ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thuộc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nhiều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vào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các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thư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viện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Extension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ngoài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.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Những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Extension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ngoài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không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tương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tác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trực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tiếp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làm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việc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với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PHP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thông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qua Zend Engine.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Cơ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chế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này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cũng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khiến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cho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mọi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thứ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trở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lên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chậm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hơn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. Do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vậy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nhiều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khi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Extension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không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giúp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cải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thiện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quá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nhiều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.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Mình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lấy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ví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dụ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điển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hình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rất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r>
        <w:rPr>
          <w:rFonts w:ascii="Arial" w:eastAsia="Arial" w:hAnsi="Arial" w:cs="Arial"/>
          <w:color w:val="E4E6EB"/>
          <w:sz w:val="22"/>
          <w:szCs w:val="22"/>
          <w:highlight w:val="black"/>
        </w:rPr>
        <w:lastRenderedPageBreak/>
        <w:t xml:space="preserve">hay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xảy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ra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kết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nối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Database. Trong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khi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các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ngôn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ngữ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lập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trình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khác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thường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sử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dụng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Connection Pool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để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quản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lý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kết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nối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với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DB. PHP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sử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dụng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cơ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chế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khác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persistent Connection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để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tăng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tốc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kết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nối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. Persistent Connection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giúp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cho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việc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khi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một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request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được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hoàn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thành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thì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kết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nối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DB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tạo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ra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bởi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Request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đó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không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được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“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đóng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”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lại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được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tiếp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tục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sử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dụng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ở request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tiếp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theo.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Điều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này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giúp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giảm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thời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gian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kết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nối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với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DB.</w:t>
      </w:r>
    </w:p>
    <w:p w14:paraId="0E92976A" w14:textId="77777777" w:rsidR="00F432EE" w:rsidRDefault="00F432EE" w:rsidP="00F432EE">
      <w:pPr>
        <w:pStyle w:val="u2"/>
        <w:numPr>
          <w:ilvl w:val="1"/>
          <w:numId w:val="4"/>
        </w:numPr>
        <w:rPr>
          <w:highlight w:val="black"/>
        </w:rPr>
      </w:pPr>
      <w:bookmarkStart w:id="29" w:name="_4i7ojhp" w:colFirst="0" w:colLast="0"/>
      <w:bookmarkEnd w:id="29"/>
      <w:proofErr w:type="spellStart"/>
      <w:r>
        <w:rPr>
          <w:highlight w:val="black"/>
        </w:rPr>
        <w:t>Hệ</w:t>
      </w:r>
      <w:proofErr w:type="spellEnd"/>
      <w:r>
        <w:rPr>
          <w:highlight w:val="black"/>
        </w:rPr>
        <w:t xml:space="preserve"> </w:t>
      </w:r>
      <w:proofErr w:type="spellStart"/>
      <w:r>
        <w:rPr>
          <w:highlight w:val="black"/>
        </w:rPr>
        <w:t>thống</w:t>
      </w:r>
      <w:proofErr w:type="spellEnd"/>
      <w:r>
        <w:rPr>
          <w:highlight w:val="black"/>
        </w:rPr>
        <w:t xml:space="preserve"> </w:t>
      </w:r>
      <w:proofErr w:type="spellStart"/>
      <w:r>
        <w:rPr>
          <w:highlight w:val="black"/>
        </w:rPr>
        <w:t>đề</w:t>
      </w:r>
      <w:proofErr w:type="spellEnd"/>
      <w:r>
        <w:rPr>
          <w:highlight w:val="black"/>
        </w:rPr>
        <w:t xml:space="preserve"> </w:t>
      </w:r>
      <w:proofErr w:type="spellStart"/>
      <w:r>
        <w:rPr>
          <w:highlight w:val="black"/>
        </w:rPr>
        <w:t>xuất</w:t>
      </w:r>
      <w:proofErr w:type="spellEnd"/>
    </w:p>
    <w:p w14:paraId="28C77362" w14:textId="77777777" w:rsidR="00F432EE" w:rsidRDefault="00F432EE" w:rsidP="00F432EE">
      <w:pPr>
        <w:rPr>
          <w:rFonts w:ascii="Arial" w:eastAsia="Arial" w:hAnsi="Arial" w:cs="Arial"/>
          <w:color w:val="E4E6EB"/>
          <w:sz w:val="22"/>
          <w:szCs w:val="22"/>
          <w:highlight w:val="black"/>
        </w:rPr>
      </w:pP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Hệ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thống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phpstorm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:</w:t>
      </w:r>
    </w:p>
    <w:p w14:paraId="06A24116" w14:textId="77777777" w:rsidR="00F432EE" w:rsidRDefault="00F432EE" w:rsidP="00F432EE">
      <w:pPr>
        <w:rPr>
          <w:rFonts w:ascii="Arial" w:eastAsia="Arial" w:hAnsi="Arial" w:cs="Arial"/>
          <w:color w:val="E4E6EB"/>
          <w:sz w:val="22"/>
          <w:szCs w:val="22"/>
          <w:highlight w:val="black"/>
        </w:rPr>
      </w:pP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PhpStorm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một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môi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trường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phát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triển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tích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hợp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(IDE),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nền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tảng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cho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PHP,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được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xây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dựng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bởi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công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ty JetBrains,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hãng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phần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mềm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hàng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đầu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thế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giới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về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các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công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cụ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cho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lập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trình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phát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triển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.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PhpStorm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cung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cấp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trình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soạn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thảo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cho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PHP, HTML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JavaScript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với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khả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năng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phân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tích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mã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nhanh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,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ngăn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ngừa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lỗi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tái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cấu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trúc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tự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động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cho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mã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PHP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JavaScript.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Tính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đến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năm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2020,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có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khoảng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600.000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người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dùng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sử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dụng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bản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quyền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phần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mềm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PhpStorm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trên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toàn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thế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giới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.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Điều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đó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cho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thấy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mức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độ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phổ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biến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“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đáng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nể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”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của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phần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mềm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này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trong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lĩnh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vực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lập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trình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phát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triển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.</w:t>
      </w:r>
    </w:p>
    <w:p w14:paraId="19A78B3D" w14:textId="77777777" w:rsidR="00F432EE" w:rsidRDefault="00F432EE" w:rsidP="00F432EE">
      <w:pPr>
        <w:rPr>
          <w:rFonts w:ascii="Arial" w:eastAsia="Arial" w:hAnsi="Arial" w:cs="Arial"/>
          <w:color w:val="E4E6EB"/>
          <w:sz w:val="22"/>
          <w:szCs w:val="22"/>
          <w:highlight w:val="black"/>
        </w:rPr>
      </w:pP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PhpStorm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một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IDE PHP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thực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sự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‘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lấy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’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mã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của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bạn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.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Nó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hỗ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trợ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PHP 5.3 / 5.4 / 5.5 / 5.6 / 7.0 / 7.1 / 7.2,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cung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cấp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khả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năng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ngăn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chặn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lỗi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nhanh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chóng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,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tự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động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hoàn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thành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tái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cấu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trúc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mã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tốt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nhất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,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gỡ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lỗi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cấu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hình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không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trình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chỉnh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sửa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HTML, CSS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JavaScript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mở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rộng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.</w:t>
      </w:r>
    </w:p>
    <w:p w14:paraId="4B955703" w14:textId="77777777" w:rsidR="00F432EE" w:rsidRDefault="00F432EE" w:rsidP="00F432EE">
      <w:pPr>
        <w:rPr>
          <w:rFonts w:ascii="Arial" w:eastAsia="Arial" w:hAnsi="Arial" w:cs="Arial"/>
          <w:color w:val="E4E6EB"/>
          <w:sz w:val="22"/>
          <w:szCs w:val="22"/>
          <w:highlight w:val="black"/>
        </w:rPr>
      </w:pP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Trình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chỉnh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sửa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mã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PHP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thông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minh</w:t>
      </w:r>
      <w:proofErr w:type="spellEnd"/>
    </w:p>
    <w:p w14:paraId="3B37DC3E" w14:textId="77777777" w:rsidR="00F432EE" w:rsidRDefault="00F432EE" w:rsidP="00F432EE">
      <w:pPr>
        <w:rPr>
          <w:rFonts w:ascii="Arial" w:eastAsia="Arial" w:hAnsi="Arial" w:cs="Arial"/>
          <w:color w:val="E4E6EB"/>
          <w:sz w:val="22"/>
          <w:szCs w:val="22"/>
          <w:highlight w:val="black"/>
        </w:rPr>
      </w:pPr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IDE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cung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cấp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tính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năng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hoàn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thành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mã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thông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minh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,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tô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sáng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cú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pháp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,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cấu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hình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định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dạng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mã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mở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rộng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,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kiểm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lỗi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nhanh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chóng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,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gấp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mã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,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hỗ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trợ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hỗn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hợp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ngôn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ngữ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hơn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thế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nữa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. Tái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cấu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trúc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tự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động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xử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lý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mã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của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bạn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một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cách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cẩn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thận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,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giúp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thiết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lập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dự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án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toàn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cầu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một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cách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dễ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dàng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an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toàn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.</w:t>
      </w:r>
    </w:p>
    <w:p w14:paraId="6908FB4E" w14:textId="77777777" w:rsidR="00F432EE" w:rsidRDefault="00F432EE" w:rsidP="00F432EE">
      <w:pPr>
        <w:rPr>
          <w:rFonts w:ascii="Arial" w:eastAsia="Arial" w:hAnsi="Arial" w:cs="Arial"/>
          <w:color w:val="E4E6EB"/>
          <w:sz w:val="22"/>
          <w:szCs w:val="22"/>
          <w:highlight w:val="black"/>
        </w:rPr>
      </w:pP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Trình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chỉnh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sửa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thực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sự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“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lấy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”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mã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của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bạn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hiểu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sâu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sắc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cấu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trúc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của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nó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,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hỗ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trợ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tất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cả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các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tính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năng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của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ngôn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ngữ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PHP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cho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các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dự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án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hiện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đại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kế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thừa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.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Nó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cung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cấp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khả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năng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hoàn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thành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mã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tốt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nhất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,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tái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cấu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trúc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,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ngăn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chặn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lỗi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nhanh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chóng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hơn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thế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nữa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.</w:t>
      </w:r>
    </w:p>
    <w:p w14:paraId="189DD5CD" w14:textId="77777777" w:rsidR="00F432EE" w:rsidRDefault="00F432EE" w:rsidP="00F432EE">
      <w:pPr>
        <w:rPr>
          <w:rFonts w:ascii="Arial" w:eastAsia="Arial" w:hAnsi="Arial" w:cs="Arial"/>
          <w:color w:val="E4E6EB"/>
          <w:sz w:val="22"/>
          <w:szCs w:val="22"/>
          <w:highlight w:val="black"/>
        </w:rPr>
      </w:pP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Phân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tích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chất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lượng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mã</w:t>
      </w:r>
      <w:proofErr w:type="spellEnd"/>
    </w:p>
    <w:p w14:paraId="7A1FD39D" w14:textId="77777777" w:rsidR="00F432EE" w:rsidRDefault="00F432EE" w:rsidP="00F432EE">
      <w:pPr>
        <w:rPr>
          <w:rFonts w:ascii="Arial" w:eastAsia="Arial" w:hAnsi="Arial" w:cs="Arial"/>
          <w:color w:val="E4E6EB"/>
          <w:sz w:val="22"/>
          <w:szCs w:val="22"/>
          <w:highlight w:val="black"/>
        </w:rPr>
      </w:pP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Hàng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trăm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lần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kiểm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mã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xác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minh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mã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của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bạn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khi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bạn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nhập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kiểm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toàn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bộ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dự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án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để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tìm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các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lỗi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hoặc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mùi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mã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có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thể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xảy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ra.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Các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bản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sửa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lỗi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nhanh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cho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hầu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hết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các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lần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kiểm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giúp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bạn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dễ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dàng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sửa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hoặc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cải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thiện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mã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ngay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lập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tức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. Alt + Enter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hiển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thị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các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tùy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chọn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thích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hợp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cho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mỗi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lần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kiểm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.</w:t>
      </w:r>
    </w:p>
    <w:p w14:paraId="32062C71" w14:textId="77777777" w:rsidR="00F432EE" w:rsidRDefault="00F432EE" w:rsidP="00F432EE">
      <w:pPr>
        <w:rPr>
          <w:rFonts w:ascii="Arial" w:eastAsia="Arial" w:hAnsi="Arial" w:cs="Arial"/>
          <w:color w:val="E4E6EB"/>
          <w:sz w:val="22"/>
          <w:szCs w:val="22"/>
          <w:highlight w:val="black"/>
        </w:rPr>
      </w:pP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Điều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hướng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tìm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kiếm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mã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dễ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dàng</w:t>
      </w:r>
      <w:proofErr w:type="spellEnd"/>
    </w:p>
    <w:p w14:paraId="31E3AF03" w14:textId="77777777" w:rsidR="00F432EE" w:rsidRDefault="00F432EE" w:rsidP="00F432EE">
      <w:pPr>
        <w:rPr>
          <w:rFonts w:ascii="Arial" w:eastAsia="Arial" w:hAnsi="Arial" w:cs="Arial"/>
          <w:color w:val="E4E6EB"/>
          <w:sz w:val="22"/>
          <w:szCs w:val="22"/>
          <w:highlight w:val="black"/>
        </w:rPr>
      </w:pP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lastRenderedPageBreak/>
        <w:t>PhpStorm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giúp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bạn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xử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lý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mã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hiệu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quả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hơn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tiết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kiệm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thời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gian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khi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làm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việc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với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các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dự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án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lớn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.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Chuyển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đến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một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phương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thức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,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hàm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hoặc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định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nghĩa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biến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chỉ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bằng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một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cú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nhấp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chuột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hoặc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tìm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kiếm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cách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sử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dụng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của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nó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.</w:t>
      </w:r>
    </w:p>
    <w:p w14:paraId="06BDD644" w14:textId="77777777" w:rsidR="00F432EE" w:rsidRDefault="00F432EE" w:rsidP="00F432EE">
      <w:pPr>
        <w:rPr>
          <w:rFonts w:ascii="Arial" w:eastAsia="Arial" w:hAnsi="Arial" w:cs="Arial"/>
          <w:color w:val="E4E6EB"/>
          <w:sz w:val="22"/>
          <w:szCs w:val="22"/>
          <w:highlight w:val="black"/>
        </w:rPr>
      </w:pP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PhpStorm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cung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cấp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các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công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cụ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tích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hợp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mạnh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mẽ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để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gỡ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lỗi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,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kiểm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lập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hồ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sơ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ứng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dụng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của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bạn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.</w:t>
      </w:r>
    </w:p>
    <w:p w14:paraId="3BD1AFD1" w14:textId="77777777" w:rsidR="00F432EE" w:rsidRDefault="00F432EE" w:rsidP="00F432EE">
      <w:pPr>
        <w:rPr>
          <w:rFonts w:ascii="Arial" w:eastAsia="Arial" w:hAnsi="Arial" w:cs="Arial"/>
          <w:color w:val="E4E6EB"/>
          <w:sz w:val="22"/>
          <w:szCs w:val="22"/>
          <w:highlight w:val="black"/>
        </w:rPr>
      </w:pP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Gỡ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lỗi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(debugging)</w:t>
      </w:r>
    </w:p>
    <w:p w14:paraId="7652B8D8" w14:textId="77777777" w:rsidR="00F432EE" w:rsidRDefault="00F432EE" w:rsidP="00F432EE">
      <w:pPr>
        <w:rPr>
          <w:rFonts w:ascii="Arial" w:eastAsia="Arial" w:hAnsi="Arial" w:cs="Arial"/>
          <w:color w:val="E4E6EB"/>
          <w:sz w:val="22"/>
          <w:szCs w:val="22"/>
          <w:highlight w:val="black"/>
        </w:rPr>
      </w:pP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Gỡ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lỗi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không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cấu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hình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làm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cho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việc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gỡ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lỗi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các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ứng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dụng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PHP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của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bạn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thực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sự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dễ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dàng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.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Bên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cạnh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đó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,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PhpStorm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cung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cấp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nhiều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tùy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chọn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để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gỡ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lỗi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mã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PHP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của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bạn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bằng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Trình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gỡ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lỗi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trực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quan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,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vì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vậy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bạn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có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thể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: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kiểm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các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biến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đồng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hồ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do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người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dùng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xác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định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,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đặt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các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điểm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ngắt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đánh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giá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một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biểu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thức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trong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thời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gian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chạy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,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gỡ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lỗi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các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ứng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dụng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từ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xa,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gỡ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lỗi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một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trang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trong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nhiều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phiên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đồng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thời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hơn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thế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nữa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.</w:t>
      </w:r>
    </w:p>
    <w:p w14:paraId="5E8A2117" w14:textId="77777777" w:rsidR="00F432EE" w:rsidRDefault="00F432EE" w:rsidP="00F432EE">
      <w:pPr>
        <w:rPr>
          <w:rFonts w:ascii="Arial" w:eastAsia="Arial" w:hAnsi="Arial" w:cs="Arial"/>
          <w:color w:val="E4E6EB"/>
          <w:sz w:val="22"/>
          <w:szCs w:val="22"/>
          <w:highlight w:val="black"/>
        </w:rPr>
      </w:pPr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Testing</w:t>
      </w:r>
    </w:p>
    <w:p w14:paraId="74245B79" w14:textId="77777777" w:rsidR="00F432EE" w:rsidRDefault="00F432EE" w:rsidP="00F432EE">
      <w:pPr>
        <w:rPr>
          <w:rFonts w:ascii="Arial" w:eastAsia="Arial" w:hAnsi="Arial" w:cs="Arial"/>
          <w:color w:val="E4E6EB"/>
          <w:sz w:val="22"/>
          <w:szCs w:val="22"/>
          <w:highlight w:val="black"/>
        </w:rPr>
      </w:pP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Bạn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có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thể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phát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triển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các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bài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kiểm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PHPUnit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ngay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trong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PhpStorm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chạy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chúng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ngay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lập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tức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từ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một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thư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mục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,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tệp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hoặc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lớp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,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bằng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cách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sử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dụng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các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tùy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chọn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menu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ngữ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cảnh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. Code Coverage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từ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PHPUnit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cho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biết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lượng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mã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của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bạn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được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bao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phủ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bởi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các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bài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kiểm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.</w:t>
      </w:r>
    </w:p>
    <w:p w14:paraId="31D63548" w14:textId="77777777" w:rsidR="00F432EE" w:rsidRDefault="00F432EE" w:rsidP="00F432EE">
      <w:pPr>
        <w:rPr>
          <w:rFonts w:ascii="Arial" w:eastAsia="Arial" w:hAnsi="Arial" w:cs="Arial"/>
          <w:color w:val="E4E6EB"/>
          <w:sz w:val="22"/>
          <w:szCs w:val="22"/>
          <w:highlight w:val="black"/>
        </w:rPr>
      </w:pPr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Profiling</w:t>
      </w:r>
    </w:p>
    <w:p w14:paraId="01C6DC9C" w14:textId="77777777" w:rsidR="00F432EE" w:rsidRDefault="00F432EE" w:rsidP="00F432EE">
      <w:pPr>
        <w:rPr>
          <w:rFonts w:ascii="Arial" w:eastAsia="Arial" w:hAnsi="Arial" w:cs="Arial"/>
          <w:color w:val="E4E6EB"/>
          <w:sz w:val="22"/>
          <w:szCs w:val="22"/>
          <w:highlight w:val="black"/>
        </w:rPr>
      </w:pP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Bạn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có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thể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cấu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hình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các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ứng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dụng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của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mình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bằng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Xdebug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hoặc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Zend Debugger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kiểm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các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báo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cáo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tổng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hợp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trong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PhpStorm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.</w:t>
      </w:r>
    </w:p>
    <w:p w14:paraId="4509EACB" w14:textId="77777777" w:rsidR="00F432EE" w:rsidRDefault="00F432EE" w:rsidP="00F432EE">
      <w:pPr>
        <w:rPr>
          <w:rFonts w:ascii="Times New Roman" w:eastAsia="Times New Roman" w:hAnsi="Times New Roman" w:cs="Times New Roman"/>
        </w:rPr>
      </w:pPr>
    </w:p>
    <w:p w14:paraId="28814857" w14:textId="77777777" w:rsidR="00F432EE" w:rsidRDefault="00F432EE" w:rsidP="00F432EE">
      <w:pPr>
        <w:rPr>
          <w:rFonts w:ascii="Arial" w:eastAsia="Arial" w:hAnsi="Arial" w:cs="Arial"/>
          <w:color w:val="E4E6EB"/>
          <w:sz w:val="23"/>
          <w:szCs w:val="23"/>
          <w:shd w:val="clear" w:color="auto" w:fill="303030"/>
        </w:rPr>
      </w:pPr>
    </w:p>
    <w:p w14:paraId="02C0ECE1" w14:textId="77777777" w:rsidR="00F432EE" w:rsidRDefault="00F432EE" w:rsidP="00F432EE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3E4C1ADA" w14:textId="77777777" w:rsidR="00F432EE" w:rsidRDefault="00F432EE" w:rsidP="00F432EE">
      <w:pPr>
        <w:pStyle w:val="u2"/>
        <w:numPr>
          <w:ilvl w:val="1"/>
          <w:numId w:val="4"/>
        </w:numPr>
      </w:pPr>
      <w:bookmarkStart w:id="30" w:name="_2xcytpi" w:colFirst="0" w:colLast="0"/>
      <w:bookmarkEnd w:id="30"/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08AEEFFF" w14:textId="77777777" w:rsidR="00F432EE" w:rsidRDefault="00F432EE" w:rsidP="00F432EE">
      <w:pPr>
        <w:rPr>
          <w:rFonts w:ascii="Times New Roman" w:eastAsia="Times New Roman" w:hAnsi="Times New Roman" w:cs="Times New Roman"/>
          <w:sz w:val="22"/>
          <w:szCs w:val="22"/>
          <w:highlight w:val="black"/>
        </w:rPr>
      </w:pP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Để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sử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dụng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phiên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bản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đầy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đủ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với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tất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cả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tính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năng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,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bạn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sẽ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phải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mua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bản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quyền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.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Trọng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Lượng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Tiêu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Thụ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Tài Nguyên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Hệ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Thống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Cao: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PHPStorm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một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IDE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mạnh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mẽ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,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vì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vậy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đây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là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phần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mềm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lập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trình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web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tiêu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thụ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tài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nguyên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hệ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thống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khá</w:t>
      </w:r>
      <w:proofErr w:type="spellEnd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4E6EB"/>
          <w:sz w:val="22"/>
          <w:szCs w:val="22"/>
          <w:highlight w:val="black"/>
        </w:rPr>
        <w:t>cao</w:t>
      </w:r>
      <w:proofErr w:type="spellEnd"/>
    </w:p>
    <w:p w14:paraId="3A39C91A" w14:textId="77777777" w:rsidR="00F432EE" w:rsidRDefault="00F432EE" w:rsidP="00F432EE">
      <w:pPr>
        <w:pStyle w:val="u2"/>
        <w:numPr>
          <w:ilvl w:val="1"/>
          <w:numId w:val="4"/>
        </w:numPr>
      </w:pPr>
      <w:bookmarkStart w:id="31" w:name="_1ci93xb" w:colFirst="0" w:colLast="0"/>
      <w:bookmarkEnd w:id="31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</w:p>
    <w:p w14:paraId="55E4BE84" w14:textId="77777777" w:rsidR="00F432EE" w:rsidRDefault="00F432EE" w:rsidP="00F432EE">
      <w:pPr>
        <w:pStyle w:val="u2"/>
        <w:numPr>
          <w:ilvl w:val="2"/>
          <w:numId w:val="4"/>
        </w:numPr>
      </w:pPr>
      <w:bookmarkStart w:id="32" w:name="_3whwml4" w:colFirst="0" w:colLast="0"/>
      <w:bookmarkEnd w:id="32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</w:p>
    <w:tbl>
      <w:tblPr>
        <w:tblW w:w="87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2"/>
        <w:gridCol w:w="3577"/>
        <w:gridCol w:w="3652"/>
      </w:tblGrid>
      <w:tr w:rsidR="00F432EE" w14:paraId="525125E2" w14:textId="77777777" w:rsidTr="001A6023">
        <w:trPr>
          <w:trHeight w:val="377"/>
          <w:jc w:val="center"/>
        </w:trPr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DA026" w14:textId="77777777" w:rsidR="00F432EE" w:rsidRDefault="00F432EE" w:rsidP="001A6023">
            <w:pPr>
              <w:spacing w:before="120" w:after="120" w:line="312" w:lineRule="auto"/>
              <w:ind w:left="357" w:firstLine="357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5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A5B59C" w14:textId="77777777" w:rsidR="00F432EE" w:rsidRDefault="00F432EE" w:rsidP="001A6023">
            <w:pPr>
              <w:spacing w:before="120" w:after="60" w:line="312" w:lineRule="auto"/>
              <w:ind w:left="357" w:firstLine="357"/>
              <w:jc w:val="center"/>
              <w:rPr>
                <w:rFonts w:ascii="Times New Roman" w:eastAsia="Times New Roman" w:hAnsi="Times New Roman" w:cs="Times New Roman"/>
                <w:b/>
              </w:rPr>
            </w:pPr>
            <w:bookmarkStart w:id="33" w:name="_2bn6wsx" w:colFirst="0" w:colLast="0"/>
            <w:bookmarkEnd w:id="33"/>
            <w:r>
              <w:rPr>
                <w:rFonts w:ascii="Times New Roman" w:eastAsia="Times New Roman" w:hAnsi="Times New Roman" w:cs="Times New Roman"/>
                <w:b/>
              </w:rPr>
              <w:t>Server</w:t>
            </w:r>
          </w:p>
        </w:tc>
        <w:tc>
          <w:tcPr>
            <w:tcW w:w="3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34F969" w14:textId="77777777" w:rsidR="00F432EE" w:rsidRDefault="00F432EE" w:rsidP="001A6023">
            <w:pPr>
              <w:spacing w:before="120" w:after="60" w:line="312" w:lineRule="auto"/>
              <w:ind w:left="357" w:firstLine="357"/>
              <w:jc w:val="center"/>
              <w:rPr>
                <w:rFonts w:ascii="Times New Roman" w:eastAsia="Times New Roman" w:hAnsi="Times New Roman" w:cs="Times New Roman"/>
                <w:b/>
              </w:rPr>
            </w:pPr>
            <w:bookmarkStart w:id="34" w:name="_qsh70q" w:colFirst="0" w:colLast="0"/>
            <w:bookmarkEnd w:id="34"/>
            <w:r>
              <w:rPr>
                <w:rFonts w:ascii="Times New Roman" w:eastAsia="Times New Roman" w:hAnsi="Times New Roman" w:cs="Times New Roman"/>
                <w:b/>
              </w:rPr>
              <w:t>Client</w:t>
            </w:r>
          </w:p>
        </w:tc>
      </w:tr>
      <w:tr w:rsidR="00F432EE" w14:paraId="49FFDBFE" w14:textId="77777777" w:rsidTr="001A6023">
        <w:trPr>
          <w:trHeight w:val="1259"/>
          <w:jc w:val="center"/>
        </w:trPr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2728F2" w14:textId="77777777" w:rsidR="00F432EE" w:rsidRDefault="00F432EE" w:rsidP="001A6023">
            <w:pPr>
              <w:spacing w:before="60" w:line="312" w:lineRule="auto"/>
              <w:ind w:left="357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Hardware</w:t>
            </w:r>
          </w:p>
        </w:tc>
        <w:tc>
          <w:tcPr>
            <w:tcW w:w="35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5A773A" w14:textId="77777777" w:rsidR="00F432EE" w:rsidRDefault="00F432EE" w:rsidP="001A6023">
            <w:pPr>
              <w:spacing w:before="60" w:line="312" w:lineRule="auto"/>
              <w:ind w:left="357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* Ram:8Gb</w:t>
            </w:r>
          </w:p>
          <w:p w14:paraId="1C9C9F19" w14:textId="77777777" w:rsidR="00F432EE" w:rsidRDefault="00F432EE" w:rsidP="001A6023">
            <w:pPr>
              <w:spacing w:before="60" w:line="312" w:lineRule="auto"/>
              <w:ind w:left="357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* HDD &gt;=500MB free</w:t>
            </w:r>
          </w:p>
          <w:p w14:paraId="3F90504F" w14:textId="77777777" w:rsidR="00F432EE" w:rsidRDefault="00F432EE" w:rsidP="001A6023">
            <w:pPr>
              <w:spacing w:before="60" w:line="312" w:lineRule="auto"/>
              <w:ind w:left="357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* CPU:  All</w:t>
            </w:r>
          </w:p>
          <w:p w14:paraId="1E65B274" w14:textId="77777777" w:rsidR="00F432EE" w:rsidRDefault="00F432EE" w:rsidP="001A6023">
            <w:pPr>
              <w:spacing w:before="60" w:line="312" w:lineRule="auto"/>
              <w:ind w:left="357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* Connect Internet.</w:t>
            </w:r>
          </w:p>
        </w:tc>
        <w:tc>
          <w:tcPr>
            <w:tcW w:w="3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BD81E" w14:textId="77777777" w:rsidR="00F432EE" w:rsidRDefault="00F432EE" w:rsidP="001A6023">
            <w:pPr>
              <w:spacing w:before="60" w:line="312" w:lineRule="auto"/>
              <w:ind w:left="357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* Ram:8Gb</w:t>
            </w:r>
          </w:p>
          <w:p w14:paraId="301ED7C8" w14:textId="77777777" w:rsidR="00F432EE" w:rsidRDefault="00F432EE" w:rsidP="001A6023">
            <w:pPr>
              <w:spacing w:before="60" w:line="312" w:lineRule="auto"/>
              <w:ind w:left="357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* CPU :All</w:t>
            </w:r>
          </w:p>
          <w:p w14:paraId="2A48E82D" w14:textId="77777777" w:rsidR="00F432EE" w:rsidRDefault="00F432EE" w:rsidP="001A6023">
            <w:pPr>
              <w:spacing w:before="60" w:line="312" w:lineRule="auto"/>
              <w:ind w:left="357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*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Connnet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Internet.</w:t>
            </w:r>
          </w:p>
        </w:tc>
      </w:tr>
      <w:tr w:rsidR="00F432EE" w14:paraId="36E21F1D" w14:textId="77777777" w:rsidTr="001A6023">
        <w:trPr>
          <w:trHeight w:val="1250"/>
          <w:jc w:val="center"/>
        </w:trPr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A76A59" w14:textId="77777777" w:rsidR="00F432EE" w:rsidRDefault="00F432EE" w:rsidP="001A6023">
            <w:pPr>
              <w:spacing w:before="60" w:line="312" w:lineRule="auto"/>
              <w:ind w:left="357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Software</w:t>
            </w:r>
          </w:p>
        </w:tc>
        <w:tc>
          <w:tcPr>
            <w:tcW w:w="35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7D8AF" w14:textId="77777777" w:rsidR="00F432EE" w:rsidRDefault="00F432EE" w:rsidP="001A6023">
            <w:pPr>
              <w:spacing w:before="60" w:line="312" w:lineRule="auto"/>
              <w:ind w:left="357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*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….</w:t>
            </w:r>
          </w:p>
          <w:p w14:paraId="7E309141" w14:textId="77777777" w:rsidR="00F432EE" w:rsidRDefault="00F432EE" w:rsidP="001A6023">
            <w:pPr>
              <w:spacing w:before="60" w:line="312" w:lineRule="auto"/>
              <w:ind w:left="357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* SQL Server …</w:t>
            </w:r>
          </w:p>
          <w:p w14:paraId="2841692B" w14:textId="77777777" w:rsidR="00F432EE" w:rsidRDefault="00F432EE" w:rsidP="001A6023">
            <w:pPr>
              <w:spacing w:before="60" w:line="312" w:lineRule="auto"/>
              <w:ind w:left="357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*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NetFramework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:…</w:t>
            </w:r>
          </w:p>
        </w:tc>
        <w:tc>
          <w:tcPr>
            <w:tcW w:w="3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C6884" w14:textId="77777777" w:rsidR="00F432EE" w:rsidRDefault="00F432EE" w:rsidP="001A6023">
            <w:pPr>
              <w:spacing w:before="60" w:line="312" w:lineRule="auto"/>
              <w:ind w:left="357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*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…</w:t>
            </w:r>
          </w:p>
          <w:p w14:paraId="09F27E40" w14:textId="77777777" w:rsidR="00F432EE" w:rsidRDefault="00F432EE" w:rsidP="001A6023">
            <w:pPr>
              <w:spacing w:before="60" w:line="312" w:lineRule="auto"/>
              <w:ind w:left="357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* IE 8.0, Firefox 4.0, Chrome 15…..</w:t>
            </w:r>
          </w:p>
        </w:tc>
      </w:tr>
    </w:tbl>
    <w:p w14:paraId="1BD0686A" w14:textId="77777777" w:rsidR="00F432EE" w:rsidRDefault="00F432EE" w:rsidP="00F432EE">
      <w:pPr>
        <w:pStyle w:val="u2"/>
        <w:numPr>
          <w:ilvl w:val="2"/>
          <w:numId w:val="4"/>
        </w:numPr>
      </w:pPr>
      <w:bookmarkStart w:id="35" w:name="_3as4poj" w:colFirst="0" w:colLast="0"/>
      <w:bookmarkEnd w:id="35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</w:p>
    <w:tbl>
      <w:tblPr>
        <w:tblW w:w="87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2"/>
        <w:gridCol w:w="3692"/>
        <w:gridCol w:w="3537"/>
      </w:tblGrid>
      <w:tr w:rsidR="00F432EE" w14:paraId="160C373E" w14:textId="77777777" w:rsidTr="001A6023">
        <w:trPr>
          <w:trHeight w:val="467"/>
          <w:jc w:val="center"/>
        </w:trPr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26BEC" w14:textId="77777777" w:rsidR="00F432EE" w:rsidRDefault="00F432EE" w:rsidP="001A6023">
            <w:pPr>
              <w:spacing w:before="120" w:after="60" w:line="312" w:lineRule="auto"/>
              <w:ind w:left="357" w:firstLine="357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33062B" w14:textId="77777777" w:rsidR="00F432EE" w:rsidRDefault="00F432EE" w:rsidP="001A6023">
            <w:pPr>
              <w:spacing w:before="120" w:after="60" w:line="312" w:lineRule="auto"/>
              <w:ind w:left="357" w:firstLine="357"/>
              <w:jc w:val="center"/>
              <w:rPr>
                <w:rFonts w:ascii="Times New Roman" w:eastAsia="Times New Roman" w:hAnsi="Times New Roman" w:cs="Times New Roman"/>
                <w:b/>
              </w:rPr>
            </w:pPr>
            <w:bookmarkStart w:id="36" w:name="_1pxezwc" w:colFirst="0" w:colLast="0"/>
            <w:bookmarkEnd w:id="36"/>
            <w:r>
              <w:rPr>
                <w:rFonts w:ascii="Times New Roman" w:eastAsia="Times New Roman" w:hAnsi="Times New Roman" w:cs="Times New Roman"/>
                <w:b/>
              </w:rPr>
              <w:t>Server</w:t>
            </w:r>
          </w:p>
        </w:tc>
        <w:tc>
          <w:tcPr>
            <w:tcW w:w="3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805366" w14:textId="77777777" w:rsidR="00F432EE" w:rsidRDefault="00F432EE" w:rsidP="001A6023">
            <w:pPr>
              <w:spacing w:before="120" w:after="60" w:line="312" w:lineRule="auto"/>
              <w:ind w:left="357" w:firstLine="357"/>
              <w:jc w:val="center"/>
              <w:rPr>
                <w:rFonts w:ascii="Times New Roman" w:eastAsia="Times New Roman" w:hAnsi="Times New Roman" w:cs="Times New Roman"/>
                <w:b/>
              </w:rPr>
            </w:pPr>
            <w:bookmarkStart w:id="37" w:name="_49x2ik5" w:colFirst="0" w:colLast="0"/>
            <w:bookmarkEnd w:id="37"/>
            <w:r>
              <w:rPr>
                <w:rFonts w:ascii="Times New Roman" w:eastAsia="Times New Roman" w:hAnsi="Times New Roman" w:cs="Times New Roman"/>
                <w:b/>
              </w:rPr>
              <w:t>Client</w:t>
            </w:r>
          </w:p>
        </w:tc>
      </w:tr>
      <w:tr w:rsidR="00F432EE" w14:paraId="3113C753" w14:textId="77777777" w:rsidTr="001A6023">
        <w:trPr>
          <w:trHeight w:val="547"/>
          <w:jc w:val="center"/>
        </w:trPr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AFF673" w14:textId="77777777" w:rsidR="00F432EE" w:rsidRDefault="00F432EE" w:rsidP="001A6023">
            <w:pPr>
              <w:spacing w:before="60"/>
              <w:ind w:left="357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Hardware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E8B12" w14:textId="77777777" w:rsidR="00F432EE" w:rsidRDefault="00F432EE" w:rsidP="001A6023">
            <w:pPr>
              <w:spacing w:before="60"/>
              <w:ind w:left="357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* Ram:  &gt;= 2Gb</w:t>
            </w:r>
          </w:p>
          <w:p w14:paraId="0179FD98" w14:textId="77777777" w:rsidR="00F432EE" w:rsidRDefault="00F432EE" w:rsidP="001A6023">
            <w:pPr>
              <w:spacing w:before="60"/>
              <w:ind w:left="357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* HDD:  &gt;= 1GB free</w:t>
            </w:r>
          </w:p>
          <w:p w14:paraId="400271B5" w14:textId="77777777" w:rsidR="00F432EE" w:rsidRDefault="00F432EE" w:rsidP="001A6023">
            <w:pPr>
              <w:spacing w:before="60"/>
              <w:ind w:left="357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* CPU:  Intel Core 2 Duo</w:t>
            </w:r>
          </w:p>
          <w:p w14:paraId="38D0FD27" w14:textId="77777777" w:rsidR="00F432EE" w:rsidRDefault="00F432EE" w:rsidP="001A6023">
            <w:pPr>
              <w:spacing w:before="60"/>
              <w:ind w:left="357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* Connect Internet.</w:t>
            </w:r>
          </w:p>
        </w:tc>
        <w:tc>
          <w:tcPr>
            <w:tcW w:w="3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CA2A6" w14:textId="77777777" w:rsidR="00F432EE" w:rsidRDefault="00F432EE" w:rsidP="001A6023">
            <w:pPr>
              <w:spacing w:before="60"/>
              <w:ind w:left="357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* Ram:…. </w:t>
            </w:r>
          </w:p>
          <w:p w14:paraId="6248A035" w14:textId="77777777" w:rsidR="00F432EE" w:rsidRDefault="00F432EE" w:rsidP="001A6023">
            <w:pPr>
              <w:spacing w:before="60"/>
              <w:ind w:left="357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* CPU: ….</w:t>
            </w:r>
          </w:p>
          <w:p w14:paraId="1736EC4B" w14:textId="77777777" w:rsidR="00F432EE" w:rsidRDefault="00F432EE" w:rsidP="001A6023">
            <w:pPr>
              <w:spacing w:before="60"/>
              <w:ind w:left="357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*Connect Internet.</w:t>
            </w:r>
          </w:p>
        </w:tc>
      </w:tr>
      <w:tr w:rsidR="00F432EE" w14:paraId="07173B49" w14:textId="77777777" w:rsidTr="001A6023">
        <w:trPr>
          <w:trHeight w:val="1331"/>
          <w:jc w:val="center"/>
        </w:trPr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D278F7" w14:textId="77777777" w:rsidR="00F432EE" w:rsidRDefault="00F432EE" w:rsidP="001A6023">
            <w:pPr>
              <w:spacing w:before="60"/>
              <w:ind w:left="357" w:firstLine="35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Software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79650" w14:textId="77777777" w:rsidR="00F432EE" w:rsidRDefault="00F432EE" w:rsidP="001A6023">
            <w:pPr>
              <w:spacing w:before="60"/>
              <w:ind w:left="357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*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Windown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Server …..</w:t>
            </w:r>
          </w:p>
          <w:p w14:paraId="45CE5B32" w14:textId="77777777" w:rsidR="00F432EE" w:rsidRDefault="00F432EE" w:rsidP="001A6023">
            <w:pPr>
              <w:spacing w:before="60"/>
              <w:ind w:left="357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* SQL Server ….</w:t>
            </w:r>
          </w:p>
          <w:p w14:paraId="188D68BB" w14:textId="77777777" w:rsidR="00F432EE" w:rsidRDefault="00F432EE" w:rsidP="001A6023">
            <w:pPr>
              <w:spacing w:before="60"/>
              <w:ind w:left="357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* Net Framework:….</w:t>
            </w:r>
          </w:p>
        </w:tc>
        <w:tc>
          <w:tcPr>
            <w:tcW w:w="3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78011" w14:textId="77777777" w:rsidR="00F432EE" w:rsidRDefault="00F432EE" w:rsidP="001A6023">
            <w:pPr>
              <w:spacing w:before="60"/>
              <w:ind w:left="357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*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Windown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XP / Vista / 7 / 8 / 8.1…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trở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48F8AD25" w14:textId="77777777" w:rsidR="00F432EE" w:rsidRDefault="00F432EE" w:rsidP="001A6023">
            <w:pPr>
              <w:spacing w:before="60"/>
              <w:ind w:left="357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* IE 11.0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Firefox 16.0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trở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Chrome 19.0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trở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214A2701" w14:textId="77777777" w:rsidR="00F432EE" w:rsidRDefault="00F432EE" w:rsidP="00F432EE">
      <w:pPr>
        <w:ind w:left="0" w:firstLine="0"/>
        <w:sectPr w:rsidR="00F432EE">
          <w:pgSz w:w="11907" w:h="16840"/>
          <w:pgMar w:top="1418" w:right="1134" w:bottom="1418" w:left="1418" w:header="720" w:footer="720" w:gutter="0"/>
          <w:cols w:space="720"/>
        </w:sectPr>
      </w:pPr>
    </w:p>
    <w:p w14:paraId="34C70FC8" w14:textId="77777777" w:rsidR="00F432EE" w:rsidRDefault="00F432EE" w:rsidP="00F432EE">
      <w:pPr>
        <w:spacing w:before="120" w:after="60" w:line="312" w:lineRule="auto"/>
        <w:ind w:left="164" w:firstLine="0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CHƯƠNG 3:</w:t>
      </w:r>
    </w:p>
    <w:p w14:paraId="53B52AE5" w14:textId="77777777" w:rsidR="00F432EE" w:rsidRDefault="00F432EE" w:rsidP="00F432EE">
      <w:pPr>
        <w:pStyle w:val="u1"/>
        <w:keepLines w:val="0"/>
        <w:spacing w:before="0" w:after="120" w:line="288" w:lineRule="auto"/>
        <w:ind w:left="360"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38" w:name="_2p2csry" w:colFirst="0" w:colLast="0"/>
      <w:bookmarkEnd w:id="38"/>
      <w:r>
        <w:rPr>
          <w:rFonts w:ascii="Times New Roman" w:eastAsia="Times New Roman" w:hAnsi="Times New Roman" w:cs="Times New Roman"/>
          <w:b/>
          <w:color w:val="000000"/>
        </w:rPr>
        <w:t xml:space="preserve">PHÂN TÍCH YÊU CẦU KHÁCH HÀNG </w:t>
      </w:r>
      <w:r>
        <w:rPr>
          <w:rFonts w:ascii="Times New Roman" w:eastAsia="Times New Roman" w:hAnsi="Times New Roman" w:cs="Times New Roman"/>
          <w:b/>
          <w:color w:val="000000"/>
        </w:rPr>
        <w:br/>
        <w:t>VÀ THIẾT KẾ HỆ THỐNG</w:t>
      </w:r>
    </w:p>
    <w:p w14:paraId="683B78B8" w14:textId="77777777" w:rsidR="00F432EE" w:rsidRDefault="00F432EE" w:rsidP="00F432EE">
      <w:pPr>
        <w:pStyle w:val="u2"/>
        <w:numPr>
          <w:ilvl w:val="1"/>
          <w:numId w:val="8"/>
        </w:numPr>
      </w:pPr>
      <w:bookmarkStart w:id="39" w:name="_147n2zr" w:colFirst="0" w:colLast="0"/>
      <w:bookmarkEnd w:id="39"/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4C930967" w14:textId="77777777" w:rsidR="00F432EE" w:rsidRDefault="00F432EE" w:rsidP="00F432EE">
      <w:pPr>
        <w:rPr>
          <w:rFonts w:ascii="Times New Roman" w:eastAsia="Times New Roman" w:hAnsi="Times New Roman" w:cs="Times New Roman"/>
          <w:b/>
          <w:i/>
        </w:rPr>
      </w:pPr>
      <w:proofErr w:type="spellStart"/>
      <w:r>
        <w:rPr>
          <w:rFonts w:ascii="Times New Roman" w:eastAsia="Times New Roman" w:hAnsi="Times New Roman" w:cs="Times New Roman"/>
          <w:b/>
          <w:i/>
        </w:rPr>
        <w:t>Đối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tượng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dùng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hệ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b/>
          <w:i/>
        </w:rPr>
        <w:t>gồm</w:t>
      </w:r>
      <w:proofErr w:type="spellEnd"/>
    </w:p>
    <w:p w14:paraId="3FDC9719" w14:textId="77777777" w:rsidR="00F432EE" w:rsidRDefault="00F432EE" w:rsidP="00F432EE">
      <w:pPr>
        <w:numPr>
          <w:ilvl w:val="0"/>
          <w:numId w:val="16"/>
        </w:numPr>
        <w:spacing w:after="0" w:line="312" w:lineRule="auto"/>
        <w:ind w:left="1134" w:hanging="567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Guest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lai</w:t>
      </w:r>
      <w:proofErr w:type="spellEnd"/>
      <w:r>
        <w:rPr>
          <w:rFonts w:ascii="Times New Roman" w:eastAsia="Times New Roman" w:hAnsi="Times New Roman" w:cs="Times New Roman"/>
          <w:color w:val="000000"/>
        </w:rPr>
        <w:t>)</w:t>
      </w:r>
    </w:p>
    <w:p w14:paraId="0C9D7C64" w14:textId="77777777" w:rsidR="00F432EE" w:rsidRDefault="00F432EE" w:rsidP="00F432EE">
      <w:pPr>
        <w:numPr>
          <w:ilvl w:val="0"/>
          <w:numId w:val="16"/>
        </w:numPr>
        <w:spacing w:after="0" w:line="312" w:lineRule="auto"/>
        <w:ind w:left="1134" w:hanging="567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Member (Thành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>)</w:t>
      </w:r>
    </w:p>
    <w:p w14:paraId="10B9C7CC" w14:textId="77777777" w:rsidR="00F432EE" w:rsidRPr="000B523F" w:rsidRDefault="00F432EE" w:rsidP="00F432EE">
      <w:pPr>
        <w:numPr>
          <w:ilvl w:val="0"/>
          <w:numId w:val="16"/>
        </w:numPr>
        <w:spacing w:after="0" w:line="312" w:lineRule="auto"/>
        <w:ind w:left="1134" w:hanging="567"/>
        <w:rPr>
          <w:color w:val="000000"/>
          <w:lang w:val="fr-FR"/>
        </w:rPr>
      </w:pPr>
      <w:r w:rsidRPr="000B523F">
        <w:rPr>
          <w:rFonts w:ascii="Times New Roman" w:eastAsia="Times New Roman" w:hAnsi="Times New Roman" w:cs="Times New Roman"/>
          <w:color w:val="000000"/>
          <w:lang w:val="fr-FR"/>
        </w:rPr>
        <w:t>Admin (</w:t>
      </w:r>
      <w:proofErr w:type="spellStart"/>
      <w:r w:rsidRPr="000B523F">
        <w:rPr>
          <w:rFonts w:ascii="Times New Roman" w:eastAsia="Times New Roman" w:hAnsi="Times New Roman" w:cs="Times New Roman"/>
          <w:color w:val="000000"/>
          <w:lang w:val="fr-FR"/>
        </w:rPr>
        <w:t>Quản</w:t>
      </w:r>
      <w:proofErr w:type="spellEnd"/>
      <w:r w:rsidRPr="000B523F">
        <w:rPr>
          <w:rFonts w:ascii="Times New Roman" w:eastAsia="Times New Roman" w:hAnsi="Times New Roman" w:cs="Times New Roman"/>
          <w:color w:val="000000"/>
          <w:lang w:val="fr-FR"/>
        </w:rPr>
        <w:t xml:space="preserve"> </w:t>
      </w:r>
      <w:proofErr w:type="spellStart"/>
      <w:r w:rsidRPr="000B523F">
        <w:rPr>
          <w:rFonts w:ascii="Times New Roman" w:eastAsia="Times New Roman" w:hAnsi="Times New Roman" w:cs="Times New Roman"/>
          <w:color w:val="000000"/>
          <w:lang w:val="fr-FR"/>
        </w:rPr>
        <w:t>trị</w:t>
      </w:r>
      <w:proofErr w:type="spellEnd"/>
      <w:r w:rsidRPr="000B523F">
        <w:rPr>
          <w:rFonts w:ascii="Times New Roman" w:eastAsia="Times New Roman" w:hAnsi="Times New Roman" w:cs="Times New Roman"/>
          <w:color w:val="000000"/>
          <w:lang w:val="fr-FR"/>
        </w:rPr>
        <w:t xml:space="preserve"> </w:t>
      </w:r>
      <w:proofErr w:type="spellStart"/>
      <w:r w:rsidRPr="000B523F">
        <w:rPr>
          <w:rFonts w:ascii="Times New Roman" w:eastAsia="Times New Roman" w:hAnsi="Times New Roman" w:cs="Times New Roman"/>
          <w:color w:val="000000"/>
          <w:lang w:val="fr-FR"/>
        </w:rPr>
        <w:t>hệ</w:t>
      </w:r>
      <w:proofErr w:type="spellEnd"/>
      <w:r w:rsidRPr="000B523F">
        <w:rPr>
          <w:rFonts w:ascii="Times New Roman" w:eastAsia="Times New Roman" w:hAnsi="Times New Roman" w:cs="Times New Roman"/>
          <w:color w:val="000000"/>
          <w:lang w:val="fr-FR"/>
        </w:rPr>
        <w:t xml:space="preserve"> </w:t>
      </w:r>
      <w:proofErr w:type="spellStart"/>
      <w:r w:rsidRPr="000B523F">
        <w:rPr>
          <w:rFonts w:ascii="Times New Roman" w:eastAsia="Times New Roman" w:hAnsi="Times New Roman" w:cs="Times New Roman"/>
          <w:color w:val="000000"/>
          <w:lang w:val="fr-FR"/>
        </w:rPr>
        <w:t>thống</w:t>
      </w:r>
      <w:proofErr w:type="spellEnd"/>
      <w:r w:rsidRPr="000B523F">
        <w:rPr>
          <w:rFonts w:ascii="Times New Roman" w:eastAsia="Times New Roman" w:hAnsi="Times New Roman" w:cs="Times New Roman"/>
          <w:color w:val="000000"/>
          <w:lang w:val="fr-FR"/>
        </w:rPr>
        <w:t>).</w:t>
      </w:r>
    </w:p>
    <w:p w14:paraId="42328AD1" w14:textId="77777777" w:rsidR="00F432EE" w:rsidRDefault="00F432EE" w:rsidP="00F432EE">
      <w:pPr>
        <w:pStyle w:val="u2"/>
        <w:numPr>
          <w:ilvl w:val="1"/>
          <w:numId w:val="8"/>
        </w:numPr>
      </w:pPr>
      <w:bookmarkStart w:id="40" w:name="_3o7alnk" w:colFirst="0" w:colLast="0"/>
      <w:bookmarkEnd w:id="40"/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8044620" w14:textId="77777777" w:rsidR="00F432EE" w:rsidRDefault="00F432EE" w:rsidP="00F432EE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12" w:lineRule="auto"/>
        <w:ind w:left="720"/>
        <w:rPr>
          <w:rFonts w:ascii="Times New Roman" w:eastAsia="Times New Roman" w:hAnsi="Times New Roman" w:cs="Times New Roman"/>
          <w:i/>
          <w:color w:val="000000"/>
        </w:rPr>
      </w:pPr>
      <w:bookmarkStart w:id="41" w:name="_23ckvvd" w:colFirst="0" w:colLast="0"/>
      <w:bookmarkEnd w:id="41"/>
      <w:r>
        <w:rPr>
          <w:rFonts w:ascii="Times New Roman" w:eastAsia="Times New Roman" w:hAnsi="Times New Roman" w:cs="Times New Roman"/>
          <w:b/>
          <w:i/>
          <w:color w:val="000000"/>
        </w:rPr>
        <w:t xml:space="preserve">Guest  </w:t>
      </w:r>
      <w:r>
        <w:rPr>
          <w:rFonts w:ascii="Times New Roman" w:eastAsia="Times New Roman" w:hAnsi="Times New Roman" w:cs="Times New Roman"/>
          <w:i/>
          <w:color w:val="000000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dành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vãng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lai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>)</w:t>
      </w:r>
    </w:p>
    <w:p w14:paraId="4702F711" w14:textId="77777777" w:rsidR="00F432EE" w:rsidRDefault="00F432EE" w:rsidP="00F432E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924" w:hanging="357"/>
        <w:rPr>
          <w:b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Xem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u w:val="single"/>
        </w:rPr>
        <w:t>sản</w:t>
      </w:r>
      <w:proofErr w:type="spellEnd"/>
      <w:r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u w:val="single"/>
        </w:rPr>
        <w:t>phẩm</w:t>
      </w:r>
      <w:proofErr w:type="spellEnd"/>
    </w:p>
    <w:tbl>
      <w:tblPr>
        <w:tblW w:w="8789" w:type="dxa"/>
        <w:tblInd w:w="-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7229"/>
      </w:tblGrid>
      <w:tr w:rsidR="00F432EE" w14:paraId="5D8BD813" w14:textId="77777777" w:rsidTr="001A6023">
        <w:trPr>
          <w:trHeight w:val="467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CD1EEA" w14:textId="77777777" w:rsidR="00F432EE" w:rsidRDefault="00F432EE" w:rsidP="001A6023">
            <w:pPr>
              <w:spacing w:before="120" w:after="60" w:line="312" w:lineRule="auto"/>
              <w:ind w:left="16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tả</w:t>
            </w:r>
            <w:proofErr w:type="spellEnd"/>
          </w:p>
        </w:tc>
        <w:tc>
          <w:tcPr>
            <w:tcW w:w="7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27EBBE" w14:textId="77777777" w:rsidR="00F432EE" w:rsidRDefault="00F432EE" w:rsidP="001A6023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tin chi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giày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giày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màu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sắc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…</w:t>
            </w:r>
          </w:p>
        </w:tc>
      </w:tr>
      <w:tr w:rsidR="00F432EE" w14:paraId="42518E38" w14:textId="77777777" w:rsidTr="001A6023">
        <w:trPr>
          <w:trHeight w:val="458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8ED3B13" w14:textId="77777777" w:rsidR="00F432EE" w:rsidRDefault="00F432EE" w:rsidP="001A6023">
            <w:pPr>
              <w:spacing w:before="120" w:after="60" w:line="312" w:lineRule="auto"/>
              <w:ind w:left="16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Nhập</w:t>
            </w:r>
            <w:proofErr w:type="spellEnd"/>
          </w:p>
        </w:tc>
        <w:tc>
          <w:tcPr>
            <w:tcW w:w="7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003081" w14:textId="77777777" w:rsidR="00F432EE" w:rsidRDefault="00F432EE" w:rsidP="001A6023">
            <w:pPr>
              <w:spacing w:before="120" w:after="60" w:line="312" w:lineRule="auto"/>
              <w:ind w:left="357" w:firstLine="357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giày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</w:p>
        </w:tc>
      </w:tr>
      <w:tr w:rsidR="00F432EE" w14:paraId="4E890882" w14:textId="77777777" w:rsidTr="001A6023">
        <w:trPr>
          <w:trHeight w:val="467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C9CD83" w14:textId="77777777" w:rsidR="00F432EE" w:rsidRDefault="00F432EE" w:rsidP="001A6023">
            <w:pPr>
              <w:spacing w:before="120" w:after="60" w:line="312" w:lineRule="auto"/>
              <w:ind w:left="16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lý</w:t>
            </w:r>
            <w:proofErr w:type="spellEnd"/>
          </w:p>
        </w:tc>
        <w:tc>
          <w:tcPr>
            <w:tcW w:w="7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DE0C41" w14:textId="77777777" w:rsidR="00F432EE" w:rsidRDefault="00F432EE" w:rsidP="001A6023">
            <w:pPr>
              <w:spacing w:before="120" w:after="60" w:line="312" w:lineRule="auto"/>
              <w:ind w:left="357" w:firstLine="357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CSDL.</w:t>
            </w:r>
          </w:p>
        </w:tc>
      </w:tr>
      <w:tr w:rsidR="00F432EE" w14:paraId="146CA5FF" w14:textId="77777777" w:rsidTr="001A6023">
        <w:trPr>
          <w:trHeight w:val="467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A183678" w14:textId="77777777" w:rsidR="00F432EE" w:rsidRDefault="00F432EE" w:rsidP="001A6023">
            <w:pPr>
              <w:spacing w:before="120" w:after="60" w:line="312" w:lineRule="auto"/>
              <w:ind w:left="16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Xuất</w:t>
            </w:r>
            <w:proofErr w:type="spellEnd"/>
          </w:p>
        </w:tc>
        <w:tc>
          <w:tcPr>
            <w:tcW w:w="7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EE923B" w14:textId="77777777" w:rsidR="00F432EE" w:rsidRDefault="00F432EE" w:rsidP="001A6023">
            <w:pPr>
              <w:spacing w:before="120" w:after="60" w:line="312" w:lineRule="auto"/>
              <w:ind w:left="357" w:firstLine="35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Hiển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</w:tbl>
    <w:p w14:paraId="2728E2D5" w14:textId="77777777" w:rsidR="00F432EE" w:rsidRDefault="00F432EE" w:rsidP="00F432E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924" w:hanging="357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………….</w:t>
      </w:r>
    </w:p>
    <w:p w14:paraId="6692CBE2" w14:textId="77777777" w:rsidR="00F432EE" w:rsidRDefault="00F432EE" w:rsidP="00F432E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924" w:hanging="357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…………….</w:t>
      </w:r>
    </w:p>
    <w:p w14:paraId="28A49A62" w14:textId="77777777" w:rsidR="00F432EE" w:rsidRDefault="00F432EE" w:rsidP="00F432E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924" w:hanging="357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………………..</w:t>
      </w:r>
    </w:p>
    <w:p w14:paraId="4DC3700D" w14:textId="77777777" w:rsidR="00F432EE" w:rsidRDefault="00F432EE" w:rsidP="00F432E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924" w:hanging="357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……………..</w:t>
      </w:r>
    </w:p>
    <w:p w14:paraId="5DAE8361" w14:textId="77777777" w:rsidR="00F432EE" w:rsidRDefault="00F432EE" w:rsidP="00F432EE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</w:rPr>
      </w:pPr>
    </w:p>
    <w:p w14:paraId="0AF30638" w14:textId="77777777" w:rsidR="00F432EE" w:rsidRDefault="00F432EE" w:rsidP="00F432E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924" w:hanging="357"/>
        <w:rPr>
          <w:b/>
          <w:color w:val="000000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u w:val="single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u w:val="single"/>
        </w:rPr>
        <w:t>ký</w:t>
      </w:r>
      <w:proofErr w:type="spellEnd"/>
      <w:r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u w:val="single"/>
        </w:rPr>
        <w:t>thành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u w:val="single"/>
        </w:rPr>
        <w:t>viên</w:t>
      </w:r>
      <w:proofErr w:type="spellEnd"/>
    </w:p>
    <w:tbl>
      <w:tblPr>
        <w:tblW w:w="8789" w:type="dxa"/>
        <w:tblInd w:w="-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7371"/>
      </w:tblGrid>
      <w:tr w:rsidR="00F432EE" w14:paraId="05127ED8" w14:textId="77777777" w:rsidTr="001A6023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424DFD" w14:textId="77777777" w:rsidR="00F432EE" w:rsidRDefault="00F432EE" w:rsidP="001A6023">
            <w:pPr>
              <w:spacing w:before="120" w:after="60" w:line="312" w:lineRule="auto"/>
              <w:ind w:left="16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tả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6ACDE" w14:textId="77777777" w:rsidR="00F432EE" w:rsidRDefault="00F432EE" w:rsidP="001A6023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vãng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F432EE" w14:paraId="68434D38" w14:textId="77777777" w:rsidTr="001A6023">
        <w:trPr>
          <w:trHeight w:val="458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198CECE" w14:textId="77777777" w:rsidR="00F432EE" w:rsidRDefault="00F432EE" w:rsidP="001A6023">
            <w:pPr>
              <w:spacing w:before="120" w:after="60" w:line="312" w:lineRule="auto"/>
              <w:ind w:left="16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Nhập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42805D" w14:textId="77777777" w:rsidR="00F432EE" w:rsidRDefault="00F432EE" w:rsidP="001A6023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form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F432EE" w14:paraId="18F22AFF" w14:textId="77777777" w:rsidTr="001A6023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8F64A96" w14:textId="77777777" w:rsidR="00F432EE" w:rsidRDefault="00F432EE" w:rsidP="001A6023">
            <w:pPr>
              <w:spacing w:before="120" w:after="60" w:line="312" w:lineRule="auto"/>
              <w:ind w:left="16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lý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985641" w14:textId="77777777" w:rsidR="00F432EE" w:rsidRDefault="00F432EE" w:rsidP="00F432E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312" w:lineRule="auto"/>
              <w:ind w:hanging="360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username, email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hay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3E31B589" w14:textId="77777777" w:rsidR="00F432EE" w:rsidRDefault="00F432EE" w:rsidP="00F432E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hanging="360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gồm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140E0BE9" w14:textId="77777777" w:rsidR="00F432EE" w:rsidRDefault="00F432EE" w:rsidP="00F432E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hanging="360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Email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79EB9387" w14:textId="77777777" w:rsidR="00F432EE" w:rsidRDefault="00F432EE" w:rsidP="00F432E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hanging="360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...</w:t>
            </w:r>
          </w:p>
          <w:p w14:paraId="5D87907C" w14:textId="77777777" w:rsidR="00F432EE" w:rsidRDefault="00F432EE" w:rsidP="00F432E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hanging="360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34BEDB5C" w14:textId="77777777" w:rsidR="00F432EE" w:rsidRDefault="00F432EE" w:rsidP="001A602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312" w:lineRule="auto"/>
              <w:ind w:hanging="360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CSDL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F432EE" w14:paraId="5B7B2B3D" w14:textId="77777777" w:rsidTr="001A6023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D68328F" w14:textId="77777777" w:rsidR="00F432EE" w:rsidRDefault="00F432EE" w:rsidP="001A6023">
            <w:pPr>
              <w:spacing w:before="120" w:after="60" w:line="312" w:lineRule="auto"/>
              <w:ind w:left="16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Xuất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685B16" w14:textId="77777777" w:rsidR="00F432EE" w:rsidRDefault="00F432EE" w:rsidP="001A6023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Thông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điền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Quay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</w:tbl>
    <w:p w14:paraId="1F36B19B" w14:textId="77777777" w:rsidR="00F432EE" w:rsidRDefault="00F432EE" w:rsidP="00F432EE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0" w:after="120" w:line="312" w:lineRule="auto"/>
        <w:ind w:left="0" w:firstLine="0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000000"/>
        </w:rPr>
        <w:t xml:space="preserve">Member functions </w:t>
      </w:r>
      <w:r>
        <w:rPr>
          <w:rFonts w:ascii="Times New Roman" w:eastAsia="Times New Roman" w:hAnsi="Times New Roman" w:cs="Times New Roman"/>
          <w:i/>
          <w:color w:val="000000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dành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thành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viên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>)</w:t>
      </w:r>
    </w:p>
    <w:p w14:paraId="1048571C" w14:textId="77777777" w:rsidR="00F432EE" w:rsidRDefault="00F432EE" w:rsidP="00F432EE">
      <w:pPr>
        <w:spacing w:before="120" w:after="60" w:line="312" w:lineRule="auto"/>
        <w:ind w:left="34"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424291CE" w14:textId="77777777" w:rsidR="00F432EE" w:rsidRDefault="00F432EE" w:rsidP="00F432EE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60" w:line="312" w:lineRule="auto"/>
        <w:ind w:left="1080"/>
      </w:pPr>
      <w:r>
        <w:rPr>
          <w:rFonts w:ascii="Times New Roman" w:eastAsia="Times New Roman" w:hAnsi="Times New Roman" w:cs="Times New Roman"/>
          <w:color w:val="000000"/>
        </w:rPr>
        <w:t xml:space="preserve">Xem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EE0745D" w14:textId="77777777" w:rsidR="00F432EE" w:rsidRDefault="00F432EE" w:rsidP="00F432EE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60" w:line="312" w:lineRule="auto"/>
        <w:ind w:left="1080"/>
      </w:pPr>
      <w:proofErr w:type="spellStart"/>
      <w:r>
        <w:rPr>
          <w:rFonts w:ascii="Times New Roman" w:eastAsia="Times New Roman" w:hAnsi="Times New Roman" w:cs="Times New Roman"/>
          <w:color w:val="000000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53DCD62C" w14:textId="77777777" w:rsidR="00F432EE" w:rsidRDefault="00F432EE" w:rsidP="00F432EE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60" w:line="312" w:lineRule="auto"/>
        <w:ind w:left="1080"/>
      </w:pPr>
      <w:proofErr w:type="spellStart"/>
      <w:r>
        <w:rPr>
          <w:rFonts w:ascii="Times New Roman" w:eastAsia="Times New Roman" w:hAnsi="Times New Roman" w:cs="Times New Roman"/>
          <w:color w:val="000000"/>
        </w:rPr>
        <w:t>Lựa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giỏ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5A112D46" w14:textId="77777777" w:rsidR="00F432EE" w:rsidRDefault="00F432EE" w:rsidP="00F432EE">
      <w:pPr>
        <w:spacing w:before="120" w:after="60" w:line="312" w:lineRule="auto"/>
        <w:ind w:left="34" w:firstLine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Ngoài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ra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thành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thức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còn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6002C7B8" w14:textId="77777777" w:rsidR="00F432EE" w:rsidRDefault="00F432EE" w:rsidP="00F432E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924" w:hanging="357"/>
        <w:rPr>
          <w:b/>
          <w:color w:val="000000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u w:val="single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u w:val="single"/>
        </w:rPr>
        <w:t>nhập</w:t>
      </w:r>
      <w:proofErr w:type="spellEnd"/>
    </w:p>
    <w:tbl>
      <w:tblPr>
        <w:tblW w:w="8789" w:type="dxa"/>
        <w:tblInd w:w="-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7371"/>
      </w:tblGrid>
      <w:tr w:rsidR="00F432EE" w14:paraId="5D1DA46A" w14:textId="77777777" w:rsidTr="001A6023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5B4D042" w14:textId="77777777" w:rsidR="00F432EE" w:rsidRDefault="00F432EE" w:rsidP="001A6023">
            <w:pPr>
              <w:spacing w:before="120" w:after="60" w:line="312" w:lineRule="auto"/>
              <w:ind w:left="16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tả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A65BD3" w14:textId="77777777" w:rsidR="00F432EE" w:rsidRDefault="00F432EE" w:rsidP="001A6023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website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username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password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F432EE" w14:paraId="47863F54" w14:textId="77777777" w:rsidTr="001A6023">
        <w:trPr>
          <w:trHeight w:val="458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394C86" w14:textId="77777777" w:rsidR="00F432EE" w:rsidRDefault="00F432EE" w:rsidP="001A6023">
            <w:pPr>
              <w:spacing w:before="120" w:after="60" w:line="312" w:lineRule="auto"/>
              <w:ind w:left="16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Nhập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99E9A" w14:textId="77777777" w:rsidR="00F432EE" w:rsidRDefault="00F432EE" w:rsidP="001A6023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username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F432EE" w14:paraId="238B5F2C" w14:textId="77777777" w:rsidTr="001A6023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4385B00" w14:textId="77777777" w:rsidR="00F432EE" w:rsidRDefault="00F432EE" w:rsidP="001A6023">
            <w:pPr>
              <w:spacing w:before="120" w:after="60" w:line="312" w:lineRule="auto"/>
              <w:ind w:left="16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lý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07CE8B" w14:textId="77777777" w:rsidR="00F432EE" w:rsidRDefault="00F432EE" w:rsidP="001A6023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tồn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hay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F432EE" w14:paraId="4009D8DB" w14:textId="77777777" w:rsidTr="001A6023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CEE910" w14:textId="77777777" w:rsidR="00F432EE" w:rsidRDefault="00F432EE" w:rsidP="001A6023">
            <w:pPr>
              <w:spacing w:before="120" w:after="60" w:line="312" w:lineRule="auto"/>
              <w:ind w:left="16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Xuất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CFD422" w14:textId="77777777" w:rsidR="00F432EE" w:rsidRDefault="00F432EE" w:rsidP="001A6023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Hiển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quay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Thông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!</w:t>
            </w:r>
          </w:p>
        </w:tc>
      </w:tr>
    </w:tbl>
    <w:p w14:paraId="54D12A1B" w14:textId="77777777" w:rsidR="00F432EE" w:rsidRDefault="00F432EE" w:rsidP="00F432E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924" w:hanging="357"/>
        <w:rPr>
          <w:b/>
          <w:color w:val="000000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u w:val="single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u w:val="single"/>
        </w:rPr>
        <w:t>xuất</w:t>
      </w:r>
      <w:proofErr w:type="spellEnd"/>
    </w:p>
    <w:tbl>
      <w:tblPr>
        <w:tblW w:w="8789" w:type="dxa"/>
        <w:tblInd w:w="-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7371"/>
      </w:tblGrid>
      <w:tr w:rsidR="00F432EE" w14:paraId="5D63251B" w14:textId="77777777" w:rsidTr="001A6023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4921A6" w14:textId="77777777" w:rsidR="00F432EE" w:rsidRDefault="00F432EE" w:rsidP="001A6023">
            <w:pPr>
              <w:spacing w:before="120" w:after="60" w:line="312" w:lineRule="auto"/>
              <w:ind w:left="16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tả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9CE752" w14:textId="77777777" w:rsidR="00F432EE" w:rsidRDefault="00F432EE" w:rsidP="001A6023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khỏi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website.</w:t>
            </w:r>
          </w:p>
        </w:tc>
      </w:tr>
      <w:tr w:rsidR="00F432EE" w14:paraId="04AB4994" w14:textId="77777777" w:rsidTr="001A6023">
        <w:trPr>
          <w:trHeight w:val="458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F93615D" w14:textId="77777777" w:rsidR="00F432EE" w:rsidRDefault="00F432EE" w:rsidP="001A6023">
            <w:pPr>
              <w:spacing w:before="120" w:after="60" w:line="312" w:lineRule="auto"/>
              <w:ind w:left="16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Nhập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0AFD7C" w14:textId="77777777" w:rsidR="00F432EE" w:rsidRDefault="00F432EE" w:rsidP="001A6023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thoát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F432EE" w14:paraId="2472B48C" w14:textId="77777777" w:rsidTr="001A6023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A3269D7" w14:textId="77777777" w:rsidR="00F432EE" w:rsidRDefault="00F432EE" w:rsidP="001A6023">
            <w:pPr>
              <w:spacing w:before="120" w:after="60" w:line="312" w:lineRule="auto"/>
              <w:ind w:left="16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lý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1323FD" w14:textId="77777777" w:rsidR="00F432EE" w:rsidRDefault="00F432EE" w:rsidP="00F432EE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312" w:lineRule="auto"/>
              <w:ind w:hanging="360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session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6858744E" w14:textId="77777777" w:rsidR="00F432EE" w:rsidRDefault="00F432EE" w:rsidP="001A602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312" w:lineRule="auto"/>
              <w:ind w:hanging="360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trở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vãng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F432EE" w14:paraId="67EB6BB6" w14:textId="77777777" w:rsidTr="001A6023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851B06" w14:textId="77777777" w:rsidR="00F432EE" w:rsidRDefault="00F432EE" w:rsidP="001A6023">
            <w:pPr>
              <w:spacing w:before="120" w:after="60" w:line="312" w:lineRule="auto"/>
              <w:ind w:left="16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Xuất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6AAFEA" w14:textId="77777777" w:rsidR="00F432EE" w:rsidRDefault="00F432EE" w:rsidP="001A6023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Hiển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vãng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khỏi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</w:tbl>
    <w:p w14:paraId="4D901ECD" w14:textId="77777777" w:rsidR="00F432EE" w:rsidRDefault="00F432EE" w:rsidP="00F432E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924" w:hanging="357"/>
        <w:rPr>
          <w:b/>
          <w:color w:val="000000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u w:val="single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u w:val="single"/>
        </w:rPr>
        <w:t>hàng</w:t>
      </w:r>
      <w:proofErr w:type="spellEnd"/>
    </w:p>
    <w:p w14:paraId="2CFA77B7" w14:textId="77777777" w:rsidR="00F432EE" w:rsidRDefault="00F432EE" w:rsidP="00F432E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924" w:hanging="357"/>
        <w:rPr>
          <w:b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u w:val="single"/>
        </w:rPr>
        <w:lastRenderedPageBreak/>
        <w:t>………………..</w:t>
      </w:r>
    </w:p>
    <w:p w14:paraId="1FCF67C5" w14:textId="77777777" w:rsidR="00F432EE" w:rsidRDefault="00F432EE" w:rsidP="00F432E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924" w:hanging="357"/>
        <w:rPr>
          <w:b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u w:val="single"/>
        </w:rPr>
        <w:t>………………</w:t>
      </w:r>
    </w:p>
    <w:p w14:paraId="72CCC48F" w14:textId="77777777" w:rsidR="00F432EE" w:rsidRDefault="00F432EE" w:rsidP="00F432E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924" w:hanging="357"/>
        <w:rPr>
          <w:color w:val="000000"/>
          <w:sz w:val="4"/>
          <w:szCs w:val="4"/>
        </w:rPr>
      </w:pPr>
      <w:bookmarkStart w:id="42" w:name="_ihv636" w:colFirst="0" w:colLast="0"/>
      <w:bookmarkEnd w:id="42"/>
      <w:r>
        <w:rPr>
          <w:rFonts w:ascii="Times New Roman" w:eastAsia="Times New Roman" w:hAnsi="Times New Roman" w:cs="Times New Roman"/>
          <w:b/>
          <w:color w:val="000000"/>
          <w:u w:val="single"/>
        </w:rPr>
        <w:t>………………….</w:t>
      </w:r>
    </w:p>
    <w:p w14:paraId="349D938B" w14:textId="77777777" w:rsidR="00F432EE" w:rsidRDefault="00F432EE" w:rsidP="00F432EE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0" w:after="120" w:line="312" w:lineRule="auto"/>
        <w:ind w:left="0" w:firstLine="0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000000"/>
        </w:rPr>
        <w:t xml:space="preserve">Admin functions </w:t>
      </w:r>
      <w:r>
        <w:rPr>
          <w:rFonts w:ascii="Times New Roman" w:eastAsia="Times New Roman" w:hAnsi="Times New Roman" w:cs="Times New Roman"/>
          <w:i/>
          <w:color w:val="000000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dành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quản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trị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viên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>)</w:t>
      </w:r>
    </w:p>
    <w:p w14:paraId="1C31FD10" w14:textId="77777777" w:rsidR="00F432EE" w:rsidRDefault="00F432EE" w:rsidP="00F432EE">
      <w:pPr>
        <w:spacing w:before="120" w:after="60" w:line="312" w:lineRule="auto"/>
        <w:ind w:left="34" w:firstLine="0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000000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trị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như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sau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>:</w:t>
      </w:r>
    </w:p>
    <w:p w14:paraId="44C5FFD1" w14:textId="77777777" w:rsidR="00F432EE" w:rsidRDefault="00F432EE" w:rsidP="00F432E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924" w:hanging="357"/>
        <w:rPr>
          <w:b/>
          <w:color w:val="000000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u w:val="single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u w:val="single"/>
        </w:rPr>
        <w:t>nhập</w:t>
      </w:r>
      <w:proofErr w:type="spellEnd"/>
      <w:r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u w:val="single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u w:val="single"/>
        </w:rPr>
        <w:t>trị</w:t>
      </w:r>
      <w:proofErr w:type="spellEnd"/>
    </w:p>
    <w:tbl>
      <w:tblPr>
        <w:tblW w:w="8789" w:type="dxa"/>
        <w:tblInd w:w="-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7371"/>
      </w:tblGrid>
      <w:tr w:rsidR="00F432EE" w14:paraId="4DFCC05B" w14:textId="77777777" w:rsidTr="001A6023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AF3C6D2" w14:textId="77777777" w:rsidR="00F432EE" w:rsidRDefault="00F432EE" w:rsidP="001A6023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tả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F5495" w14:textId="77777777" w:rsidR="00F432EE" w:rsidRDefault="00F432EE" w:rsidP="001A6023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username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password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form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F432EE" w14:paraId="7E110669" w14:textId="77777777" w:rsidTr="001A6023">
        <w:trPr>
          <w:trHeight w:val="458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6C3002" w14:textId="77777777" w:rsidR="00F432EE" w:rsidRDefault="00F432EE" w:rsidP="001A6023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Nhập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AAB78" w14:textId="77777777" w:rsidR="00F432EE" w:rsidRDefault="00F432EE" w:rsidP="001A6023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F432EE" w14:paraId="3CCA3445" w14:textId="77777777" w:rsidTr="001A6023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E2FF908" w14:textId="77777777" w:rsidR="00F432EE" w:rsidRDefault="00F432EE" w:rsidP="001A6023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lý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190BB" w14:textId="77777777" w:rsidR="00F432EE" w:rsidRDefault="00F432EE" w:rsidP="001A6023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hay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F432EE" w14:paraId="1410737D" w14:textId="77777777" w:rsidTr="001A6023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4408D8" w14:textId="77777777" w:rsidR="00F432EE" w:rsidRDefault="00F432EE" w:rsidP="001A6023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Xuất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40EC7" w14:textId="77777777" w:rsidR="00F432EE" w:rsidRDefault="00F432EE" w:rsidP="00F432EE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312" w:lineRule="auto"/>
              <w:ind w:left="459" w:hanging="284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</w:p>
          <w:p w14:paraId="6987A6A2" w14:textId="77777777" w:rsidR="00F432EE" w:rsidRDefault="00F432EE" w:rsidP="001A602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312" w:lineRule="auto"/>
              <w:ind w:left="459" w:hanging="284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Quay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</w:tbl>
    <w:p w14:paraId="562B45B2" w14:textId="77777777" w:rsidR="00F432EE" w:rsidRDefault="00F432EE" w:rsidP="00F432E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924" w:hanging="357"/>
        <w:rPr>
          <w:b/>
          <w:color w:val="000000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u w:val="single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u w:val="single"/>
        </w:rPr>
        <w:t>xuất</w:t>
      </w:r>
      <w:proofErr w:type="spellEnd"/>
      <w:r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u w:val="single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u w:val="single"/>
        </w:rPr>
        <w:t>trị</w:t>
      </w:r>
      <w:proofErr w:type="spellEnd"/>
    </w:p>
    <w:tbl>
      <w:tblPr>
        <w:tblW w:w="8789" w:type="dxa"/>
        <w:tblInd w:w="-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7371"/>
      </w:tblGrid>
      <w:tr w:rsidR="00F432EE" w14:paraId="0D1DBBD2" w14:textId="77777777" w:rsidTr="001A6023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1D9BD9" w14:textId="77777777" w:rsidR="00F432EE" w:rsidRDefault="00F432EE" w:rsidP="001A6023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tả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F0BA08" w14:textId="77777777" w:rsidR="00F432EE" w:rsidRDefault="00F432EE" w:rsidP="001A6023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Thoát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khỏi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F432EE" w14:paraId="752385E4" w14:textId="77777777" w:rsidTr="001A6023">
        <w:trPr>
          <w:trHeight w:val="458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BB24F4" w14:textId="77777777" w:rsidR="00F432EE" w:rsidRDefault="00F432EE" w:rsidP="001A6023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Nhập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59149" w14:textId="77777777" w:rsidR="00F432EE" w:rsidRDefault="00F432EE" w:rsidP="001A6023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Click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thoát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F432EE" w14:paraId="05C737D0" w14:textId="77777777" w:rsidTr="001A6023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ED47D01" w14:textId="77777777" w:rsidR="00F432EE" w:rsidRDefault="00F432EE" w:rsidP="001A6023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lý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C6EE5" w14:textId="77777777" w:rsidR="00F432EE" w:rsidRDefault="00F432EE" w:rsidP="001A6023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session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F432EE" w14:paraId="09165E67" w14:textId="77777777" w:rsidTr="001A6023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B4DA43" w14:textId="77777777" w:rsidR="00F432EE" w:rsidRDefault="00F432EE" w:rsidP="001A6023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Xuất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622EB" w14:textId="77777777" w:rsidR="00F432EE" w:rsidRDefault="00F432EE" w:rsidP="001A6023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Quay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</w:tbl>
    <w:p w14:paraId="3A303E68" w14:textId="77777777" w:rsidR="00F432EE" w:rsidRDefault="00F432EE" w:rsidP="00F432E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924" w:hanging="357"/>
        <w:rPr>
          <w:b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u w:val="single"/>
        </w:rPr>
        <w:t>lý</w:t>
      </w:r>
      <w:proofErr w:type="spellEnd"/>
      <w:r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u w:val="single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u w:val="single"/>
        </w:rPr>
        <w:t>khoản</w:t>
      </w:r>
      <w:proofErr w:type="spellEnd"/>
      <w:r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u w:val="single"/>
        </w:rPr>
        <w:t>khách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u w:val="single"/>
        </w:rPr>
        <w:t>hàng</w:t>
      </w:r>
      <w:proofErr w:type="spellEnd"/>
    </w:p>
    <w:tbl>
      <w:tblPr>
        <w:tblW w:w="8789" w:type="dxa"/>
        <w:tblInd w:w="-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7371"/>
      </w:tblGrid>
      <w:tr w:rsidR="00F432EE" w14:paraId="3514B3B0" w14:textId="77777777" w:rsidTr="001A6023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D6DCF7" w14:textId="77777777" w:rsidR="00F432EE" w:rsidRDefault="00F432EE" w:rsidP="001A6023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tả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E7F0FC" w14:textId="77777777" w:rsidR="00F432EE" w:rsidRDefault="00F432EE" w:rsidP="001A6023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F432EE" w14:paraId="21642123" w14:textId="77777777" w:rsidTr="001A6023">
        <w:trPr>
          <w:trHeight w:val="458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63E2CFE" w14:textId="77777777" w:rsidR="00F432EE" w:rsidRDefault="00F432EE" w:rsidP="001A6023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Nhập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51061B" w14:textId="77777777" w:rsidR="00F432EE" w:rsidRDefault="00F432EE" w:rsidP="001A6023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lệnh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F432EE" w14:paraId="71E313A2" w14:textId="77777777" w:rsidTr="001A6023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95801B3" w14:textId="77777777" w:rsidR="00F432EE" w:rsidRDefault="00F432EE" w:rsidP="001A6023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lý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45FC87" w14:textId="77777777" w:rsidR="00F432EE" w:rsidRDefault="00F432EE" w:rsidP="00F432EE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312" w:lineRule="auto"/>
              <w:ind w:left="601" w:hanging="426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  <w:p w14:paraId="77F5B256" w14:textId="77777777" w:rsidR="00F432EE" w:rsidRDefault="00F432EE" w:rsidP="00F432EE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1026" w:hanging="360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Hiển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27C791A4" w14:textId="77777777" w:rsidR="00F432EE" w:rsidRDefault="00F432EE" w:rsidP="00F432EE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601" w:hanging="426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  <w:p w14:paraId="2E2B18EC" w14:textId="77777777" w:rsidR="00F432EE" w:rsidRDefault="00F432EE" w:rsidP="00F432EE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1026" w:hanging="360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Thay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website. </w:t>
            </w:r>
          </w:p>
          <w:p w14:paraId="4667CF21" w14:textId="77777777" w:rsidR="00F432EE" w:rsidRDefault="00F432EE" w:rsidP="00F432EE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601" w:hanging="426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  <w:p w14:paraId="17820413" w14:textId="77777777" w:rsidR="00F432EE" w:rsidRDefault="00F432EE" w:rsidP="001A6023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312" w:lineRule="auto"/>
              <w:ind w:left="1026" w:hanging="360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Admin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F432EE" w14:paraId="137A697B" w14:textId="77777777" w:rsidTr="001A6023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F7519AD" w14:textId="77777777" w:rsidR="00F432EE" w:rsidRDefault="00F432EE" w:rsidP="001A6023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Xuất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66C403" w14:textId="77777777" w:rsidR="00F432EE" w:rsidRDefault="00F432EE" w:rsidP="001A6023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</w:tbl>
    <w:p w14:paraId="5A2D449C" w14:textId="77777777" w:rsidR="00F432EE" w:rsidRDefault="00F432EE" w:rsidP="00F432E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924" w:hanging="357"/>
        <w:rPr>
          <w:b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u w:val="single"/>
        </w:rPr>
        <w:t>lý</w:t>
      </w:r>
      <w:proofErr w:type="spellEnd"/>
      <w:r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u w:val="single"/>
        </w:rPr>
        <w:t>sản</w:t>
      </w:r>
      <w:proofErr w:type="spellEnd"/>
      <w:r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u w:val="single"/>
        </w:rPr>
        <w:t>phẩm</w:t>
      </w:r>
      <w:proofErr w:type="spellEnd"/>
    </w:p>
    <w:p w14:paraId="15AE05F7" w14:textId="77777777" w:rsidR="00F432EE" w:rsidRDefault="00F432EE" w:rsidP="00F432E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924" w:hanging="357"/>
        <w:rPr>
          <w:b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u w:val="single"/>
        </w:rPr>
        <w:t>………….</w:t>
      </w:r>
    </w:p>
    <w:p w14:paraId="5027A0C8" w14:textId="77777777" w:rsidR="00F432EE" w:rsidRDefault="00F432EE" w:rsidP="00F432E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924" w:hanging="357"/>
        <w:rPr>
          <w:b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u w:val="single"/>
        </w:rPr>
        <w:t>………….</w:t>
      </w:r>
    </w:p>
    <w:p w14:paraId="1B500082" w14:textId="77777777" w:rsidR="00F432EE" w:rsidRDefault="00F432EE" w:rsidP="00F432E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924" w:hanging="357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u w:val="single"/>
        </w:rPr>
        <w:t>……………</w:t>
      </w:r>
    </w:p>
    <w:p w14:paraId="67304B9F" w14:textId="77777777" w:rsidR="00F432EE" w:rsidRDefault="00F432EE" w:rsidP="00F432EE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</w:rPr>
      </w:pPr>
    </w:p>
    <w:p w14:paraId="42D20F25" w14:textId="77777777" w:rsidR="00F432EE" w:rsidRDefault="00F432EE" w:rsidP="00F432EE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</w:rPr>
      </w:pPr>
    </w:p>
    <w:p w14:paraId="0F9BC600" w14:textId="77777777" w:rsidR="00F432EE" w:rsidRDefault="00F432EE" w:rsidP="00F432EE">
      <w:pPr>
        <w:pStyle w:val="u2"/>
        <w:numPr>
          <w:ilvl w:val="1"/>
          <w:numId w:val="8"/>
        </w:numPr>
      </w:pPr>
      <w:bookmarkStart w:id="43" w:name="_32hioqz" w:colFirst="0" w:colLast="0"/>
      <w:bookmarkEnd w:id="43"/>
      <w:proofErr w:type="spellStart"/>
      <w:r>
        <w:t>Systeme</w:t>
      </w:r>
      <w:proofErr w:type="spellEnd"/>
      <w:r>
        <w:t xml:space="preserve"> Designs (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)</w:t>
      </w:r>
    </w:p>
    <w:p w14:paraId="6607B362" w14:textId="77777777" w:rsidR="00F432EE" w:rsidRDefault="00F432EE" w:rsidP="00F432EE">
      <w:pPr>
        <w:pStyle w:val="u2"/>
        <w:numPr>
          <w:ilvl w:val="2"/>
          <w:numId w:val="8"/>
        </w:numPr>
      </w:pPr>
      <w:bookmarkStart w:id="44" w:name="_1hmsyys" w:colFirst="0" w:colLast="0"/>
      <w:bookmarkEnd w:id="44"/>
      <w:r>
        <w:t>Entity Relationship Diagram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>)</w:t>
      </w:r>
    </w:p>
    <w:p w14:paraId="50799815" w14:textId="77777777" w:rsidR="00F432EE" w:rsidRDefault="00F432EE" w:rsidP="00F432EE">
      <w:pPr>
        <w:pBdr>
          <w:bottom w:val="single" w:sz="6" w:space="1" w:color="000000"/>
        </w:pBdr>
        <w:spacing w:before="120" w:after="60" w:line="312" w:lineRule="auto"/>
        <w:ind w:left="34"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&lt;&lt;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&gt;&gt;</w:t>
      </w:r>
    </w:p>
    <w:p w14:paraId="63CC4388" w14:textId="77777777" w:rsidR="00F432EE" w:rsidRDefault="00F432EE" w:rsidP="00F432EE">
      <w:pPr>
        <w:spacing w:before="120" w:after="60" w:line="312" w:lineRule="auto"/>
        <w:ind w:left="34" w:firstLine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tả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tiết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thuộc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2E479372" w14:textId="77777777" w:rsidR="00F432EE" w:rsidRDefault="00F432EE" w:rsidP="00F432E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0" w:after="60" w:line="312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r>
        <w:rPr>
          <w:rFonts w:ascii="Times New Roman" w:eastAsia="Times New Roman" w:hAnsi="Times New Roman" w:cs="Times New Roman"/>
          <w:b/>
          <w:color w:val="000000"/>
        </w:rPr>
        <w:t>QUAN_TRI</w:t>
      </w:r>
      <w:r>
        <w:rPr>
          <w:rFonts w:ascii="Times New Roman" w:eastAsia="Times New Roman" w:hAnsi="Times New Roman" w:cs="Times New Roman"/>
          <w:color w:val="000000"/>
        </w:rPr>
        <w:t xml:space="preserve">): </w:t>
      </w:r>
      <w:r>
        <w:rPr>
          <w:rFonts w:ascii="Times New Roman" w:eastAsia="Times New Roman" w:hAnsi="Times New Roman" w:cs="Times New Roman"/>
          <w:color w:val="000000"/>
        </w:rPr>
        <w:br/>
        <w:t xml:space="preserve">Lưu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AF04A7E" w14:textId="77777777" w:rsidR="00F432EE" w:rsidRDefault="00F432EE" w:rsidP="00F432EE">
      <w:pPr>
        <w:spacing w:before="120" w:after="60" w:line="312" w:lineRule="auto"/>
        <w:ind w:left="34" w:firstLine="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mc:AlternateContent>
          <mc:Choice Requires="wpg">
            <w:drawing>
              <wp:inline distT="0" distB="0" distL="0" distR="0" wp14:anchorId="30F5666E" wp14:editId="51675929">
                <wp:extent cx="4105275" cy="1076325"/>
                <wp:effectExtent l="0" t="0" r="0" b="0"/>
                <wp:docPr id="3" name="Nhóm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5275" cy="1076325"/>
                          <a:chOff x="3293350" y="3241725"/>
                          <a:chExt cx="4105300" cy="1076700"/>
                        </a:xfrm>
                      </wpg:grpSpPr>
                      <wpg:grpSp>
                        <wpg:cNvPr id="1579412000" name="Nhóm 1579412000"/>
                        <wpg:cNvGrpSpPr/>
                        <wpg:grpSpPr>
                          <a:xfrm>
                            <a:off x="3293363" y="3241838"/>
                            <a:ext cx="4105275" cy="1076325"/>
                            <a:chOff x="3287000" y="3235475"/>
                            <a:chExt cx="4118000" cy="1097000"/>
                          </a:xfrm>
                        </wpg:grpSpPr>
                        <wps:wsp>
                          <wps:cNvPr id="1563392531" name="Hình chữ nhật 1563392531"/>
                          <wps:cNvSpPr/>
                          <wps:spPr>
                            <a:xfrm>
                              <a:off x="3287000" y="3235475"/>
                              <a:ext cx="4118000" cy="1097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F6FCC0" w14:textId="77777777" w:rsidR="00F432EE" w:rsidRDefault="00F432EE" w:rsidP="00F432EE">
                                <w:pPr>
                                  <w:spacing w:after="0" w:line="240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601403429" name="Nhóm 601403429"/>
                          <wpg:cNvGrpSpPr/>
                          <wpg:grpSpPr>
                            <a:xfrm>
                              <a:off x="3293363" y="3241838"/>
                              <a:ext cx="4105275" cy="1076325"/>
                              <a:chOff x="0" y="0"/>
                              <a:chExt cx="4105275" cy="1076325"/>
                            </a:xfrm>
                          </wpg:grpSpPr>
                          <wps:wsp>
                            <wps:cNvPr id="99537937" name="Hình chữ nhật 99537937"/>
                            <wps:cNvSpPr/>
                            <wps:spPr>
                              <a:xfrm>
                                <a:off x="0" y="0"/>
                                <a:ext cx="4105275" cy="1076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FC6B73B" w14:textId="77777777" w:rsidR="00F432EE" w:rsidRDefault="00F432EE" w:rsidP="00F432EE">
                                  <w:pPr>
                                    <w:spacing w:after="0" w:line="240" w:lineRule="auto"/>
                                    <w:ind w:left="0" w:firstLine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54911295" name="Hình chữ nhật 454911295"/>
                            <wps:cNvSpPr/>
                            <wps:spPr>
                              <a:xfrm>
                                <a:off x="1495425" y="714375"/>
                                <a:ext cx="1123950" cy="36195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07B3043" w14:textId="77777777" w:rsidR="00F432EE" w:rsidRDefault="00F432EE" w:rsidP="00F432EE">
                                  <w:pPr>
                                    <w:spacing w:before="60" w:after="120" w:line="334" w:lineRule="auto"/>
                                    <w:ind w:left="0" w:right="22" w:firstLine="0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>QUAN_TRI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731983259" name="Hình Bầu dục 1731983259"/>
                            <wps:cNvSpPr/>
                            <wps:spPr>
                              <a:xfrm>
                                <a:off x="0" y="219075"/>
                                <a:ext cx="1209675" cy="3905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649553B" w14:textId="77777777" w:rsidR="00F432EE" w:rsidRDefault="00F432EE" w:rsidP="00F432EE">
                                  <w:pPr>
                                    <w:spacing w:after="0" w:line="240" w:lineRule="auto"/>
                                    <w:ind w:left="0" w:firstLine="0"/>
                                    <w:jc w:val="center"/>
                                    <w:textDirection w:val="btLr"/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>Tai_khoan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36000" tIns="36000" rIns="36000" bIns="36000" anchor="ctr" anchorCtr="0">
                              <a:noAutofit/>
                            </wps:bodyPr>
                          </wps:wsp>
                          <wps:wsp>
                            <wps:cNvPr id="376871126" name="Hình Bầu dục 376871126"/>
                            <wps:cNvSpPr/>
                            <wps:spPr>
                              <a:xfrm>
                                <a:off x="1495425" y="0"/>
                                <a:ext cx="1209675" cy="3905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20D443E" w14:textId="77777777" w:rsidR="00F432EE" w:rsidRDefault="00F432EE" w:rsidP="00F432EE">
                                  <w:pPr>
                                    <w:spacing w:after="0" w:line="240" w:lineRule="auto"/>
                                    <w:ind w:left="0" w:firstLine="0"/>
                                    <w:jc w:val="center"/>
                                    <w:textDirection w:val="btLr"/>
                                  </w:pP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Mat_khau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36000" tIns="36000" rIns="36000" bIns="36000" anchor="ctr" anchorCtr="0">
                              <a:noAutofit/>
                            </wps:bodyPr>
                          </wps:wsp>
                          <wps:wsp>
                            <wps:cNvPr id="1548280150" name="Hình Bầu dục 1548280150"/>
                            <wps:cNvSpPr/>
                            <wps:spPr>
                              <a:xfrm>
                                <a:off x="2895600" y="238125"/>
                                <a:ext cx="1209675" cy="3905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BA9C12A" w14:textId="77777777" w:rsidR="00F432EE" w:rsidRDefault="00F432EE" w:rsidP="00F432EE">
                                  <w:pPr>
                                    <w:spacing w:after="0" w:line="240" w:lineRule="auto"/>
                                    <w:ind w:left="0" w:firstLine="0"/>
                                    <w:jc w:val="center"/>
                                    <w:textDirection w:val="btLr"/>
                                  </w:pP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Trang_thai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36000" tIns="36000" rIns="36000" bIns="36000" anchor="ctr" anchorCtr="0">
                              <a:noAutofit/>
                            </wps:bodyPr>
                          </wps:wsp>
                          <wps:wsp>
                            <wps:cNvPr id="922011850" name="Đường kết nối Mũi tên Thẳng 922011850"/>
                            <wps:cNvCnPr/>
                            <wps:spPr>
                              <a:xfrm>
                                <a:off x="676275" y="619125"/>
                                <a:ext cx="800100" cy="2286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2134745550" name="Đường kết nối Mũi tên Thẳng 2134745550"/>
                            <wps:cNvCnPr/>
                            <wps:spPr>
                              <a:xfrm>
                                <a:off x="2076450" y="409575"/>
                                <a:ext cx="0" cy="3143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689278467" name="Đường kết nối Mũi tên Thẳng 689278467"/>
                            <wps:cNvCnPr/>
                            <wps:spPr>
                              <a:xfrm rot="10800000" flipH="1">
                                <a:off x="2638425" y="638175"/>
                                <a:ext cx="790575" cy="2286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0F5666E" id="Nhóm 3" o:spid="_x0000_s1026" style="width:323.25pt;height:84.75pt;mso-position-horizontal-relative:char;mso-position-vertical-relative:line" coordorigin="32933,32417" coordsize="41053,10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">
                <v:group id="Nhóm 1579412000" o:spid="_x0000_s1027" style="position:absolute;left:32933;top:32418;width:41053;height:10763" coordorigin="32870,32354" coordsize="41180,10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">
                  <v:rect id="Hình chữ nhật 1563392531" o:spid="_x0000_s1028" style="position:absolute;left:32870;top:32354;width:41180;height:1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19F6FCC0" w14:textId="77777777" w:rsidR="00F432EE" w:rsidRDefault="00F432EE" w:rsidP="00F432EE">
                          <w:pPr>
                            <w:spacing w:after="0" w:line="240" w:lineRule="auto"/>
                            <w:ind w:left="0" w:firstLine="0"/>
                            <w:textDirection w:val="btLr"/>
                          </w:pPr>
                        </w:p>
                      </w:txbxContent>
                    </v:textbox>
                  </v:rect>
                  <v:group id="Nhóm 601403429" o:spid="_x0000_s1029" style="position:absolute;left:32933;top:32418;width:41053;height:10763" coordsize="41052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">
                    <v:rect id="Hình chữ nhật 99537937" o:spid="_x0000_s1030" style="position:absolute;width:41052;height:10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5FC6B73B" w14:textId="77777777" w:rsidR="00F432EE" w:rsidRDefault="00F432EE" w:rsidP="00F432EE">
                            <w:pPr>
                              <w:spacing w:after="0" w:line="240" w:lineRule="auto"/>
                              <w:ind w:left="0" w:firstLine="0"/>
                              <w:textDirection w:val="btLr"/>
                            </w:pPr>
                          </w:p>
                        </w:txbxContent>
                      </v:textbox>
                    </v:rect>
                    <v:rect id="Hình chữ nhật 454911295" o:spid="_x0000_s1031" style="position:absolute;left:14954;top:7143;width:11239;height:3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" filled="f" strokecolor="black [3200]" strokeweight="2.25pt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207B3043" w14:textId="77777777" w:rsidR="00F432EE" w:rsidRDefault="00F432EE" w:rsidP="00F432EE">
                            <w:pPr>
                              <w:spacing w:before="60" w:after="120" w:line="334" w:lineRule="auto"/>
                              <w:ind w:left="0" w:right="22" w:firstLine="0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QUAN_TRI</w:t>
                            </w:r>
                          </w:p>
                        </w:txbxContent>
                      </v:textbox>
                    </v:rect>
                    <v:oval id="Hình Bầu dục 1731983259" o:spid="_x0000_s1032" style="position:absolute;top:2190;width:12096;height:3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" fillcolor="white [3201]" strokecolor="black [3200]" strokeweight="1pt">
                      <v:stroke startarrowwidth="narrow" startarrowlength="short" endarrowwidth="narrow" endarrowlength="short"/>
                      <v:textbox inset="1mm,1mm,1mm,1mm">
                        <w:txbxContent>
                          <w:p w14:paraId="1649553B" w14:textId="77777777" w:rsidR="00F432EE" w:rsidRDefault="00F432EE" w:rsidP="00F432EE">
                            <w:pPr>
                              <w:spacing w:after="0" w:line="240" w:lineRule="auto"/>
                              <w:ind w:left="0" w:firstLine="0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b/>
                                <w:color w:val="000000"/>
                              </w:rPr>
                              <w:t>Tai_khoan</w:t>
                            </w:r>
                            <w:proofErr w:type="spellEnd"/>
                          </w:p>
                        </w:txbxContent>
                      </v:textbox>
                    </v:oval>
                    <v:oval id="Hình Bầu dục 376871126" o:spid="_x0000_s1033" style="position:absolute;left:14954;width:12097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" fillcolor="white [3201]" strokecolor="black [3200]" strokeweight="1pt">
                      <v:stroke startarrowwidth="narrow" startarrowlength="short" endarrowwidth="narrow" endarrowlength="short"/>
                      <v:textbox inset="1mm,1mm,1mm,1mm">
                        <w:txbxContent>
                          <w:p w14:paraId="320D443E" w14:textId="77777777" w:rsidR="00F432EE" w:rsidRDefault="00F432EE" w:rsidP="00F432EE">
                            <w:pPr>
                              <w:spacing w:after="0" w:line="240" w:lineRule="auto"/>
                              <w:ind w:left="0" w:firstLine="0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Mat_khau</w:t>
                            </w:r>
                            <w:proofErr w:type="spellEnd"/>
                          </w:p>
                        </w:txbxContent>
                      </v:textbox>
                    </v:oval>
                    <v:oval id="Hình Bầu dục 1548280150" o:spid="_x0000_s1034" style="position:absolute;left:28956;top:2381;width:12096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" fillcolor="white [3201]" strokecolor="black [3200]" strokeweight="1pt">
                      <v:stroke startarrowwidth="narrow" startarrowlength="short" endarrowwidth="narrow" endarrowlength="short"/>
                      <v:textbox inset="1mm,1mm,1mm,1mm">
                        <w:txbxContent>
                          <w:p w14:paraId="0BA9C12A" w14:textId="77777777" w:rsidR="00F432EE" w:rsidRDefault="00F432EE" w:rsidP="00F432EE">
                            <w:pPr>
                              <w:spacing w:after="0" w:line="240" w:lineRule="auto"/>
                              <w:ind w:left="0" w:firstLine="0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Trang_thai</w:t>
                            </w:r>
                            <w:proofErr w:type="spellEnd"/>
                          </w:p>
                        </w:txbxContent>
                      </v:textbox>
                    </v:oval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Đường kết nối Mũi tên Thẳng 922011850" o:spid="_x0000_s1035" type="#_x0000_t32" style="position:absolute;left:6762;top:6191;width:8001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" strokecolor="black [3200]" strokeweight="1pt">
                      <v:stroke startarrowwidth="narrow" startarrowlength="short" endarrowwidth="narrow" endarrowlength="short"/>
                    </v:shape>
                    <v:shape id="Đường kết nối Mũi tên Thẳng 2134745550" o:spid="_x0000_s1036" type="#_x0000_t32" style="position:absolute;left:20764;top:4095;width:0;height:31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" strokecolor="black [3200]" strokeweight="1pt">
                      <v:stroke startarrowwidth="narrow" startarrowlength="short" endarrowwidth="narrow" endarrowlength="short"/>
                    </v:shape>
                    <v:shape id="Đường kết nối Mũi tên Thẳng 689278467" o:spid="_x0000_s1037" type="#_x0000_t32" style="position:absolute;left:26384;top:6381;width:7906;height:2286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" strokecolor="black [3200]" strokeweight="1pt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3F668197" w14:textId="77777777" w:rsidR="00F432EE" w:rsidRDefault="00F432EE" w:rsidP="00F432E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r>
        <w:rPr>
          <w:rFonts w:ascii="Times New Roman" w:eastAsia="Times New Roman" w:hAnsi="Times New Roman" w:cs="Times New Roman"/>
          <w:b/>
          <w:color w:val="000000"/>
        </w:rPr>
        <w:t>KHACH_HANG</w:t>
      </w:r>
      <w:r>
        <w:rPr>
          <w:rFonts w:ascii="Times New Roman" w:eastAsia="Times New Roman" w:hAnsi="Times New Roman" w:cs="Times New Roman"/>
          <w:color w:val="000000"/>
        </w:rPr>
        <w:t xml:space="preserve">): Lưu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5A865213" w14:textId="77777777" w:rsidR="00F432EE" w:rsidRDefault="00F432EE" w:rsidP="00F432E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….</w:t>
      </w:r>
    </w:p>
    <w:p w14:paraId="6E078308" w14:textId="77777777" w:rsidR="00F432EE" w:rsidRDefault="00F432EE" w:rsidP="00F432E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60" w:line="312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…..</w:t>
      </w:r>
    </w:p>
    <w:p w14:paraId="313ACBD5" w14:textId="77777777" w:rsidR="00F432EE" w:rsidRDefault="00F432EE" w:rsidP="00F432EE">
      <w:pPr>
        <w:pStyle w:val="u2"/>
        <w:numPr>
          <w:ilvl w:val="1"/>
          <w:numId w:val="8"/>
        </w:numPr>
      </w:pPr>
      <w:bookmarkStart w:id="45" w:name="_41mghml" w:colFirst="0" w:colLast="0"/>
      <w:bookmarkEnd w:id="45"/>
      <w:r>
        <w:t>Database Design (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)</w:t>
      </w:r>
    </w:p>
    <w:p w14:paraId="37AA8305" w14:textId="77777777" w:rsidR="00F432EE" w:rsidRDefault="00F432EE" w:rsidP="00F432EE">
      <w:pPr>
        <w:spacing w:before="120" w:after="120" w:line="312" w:lineRule="auto"/>
        <w:ind w:left="357" w:firstLine="357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Thiết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MySQL </w:t>
      </w:r>
    </w:p>
    <w:p w14:paraId="23712C16" w14:textId="77777777" w:rsidR="00F432EE" w:rsidRDefault="00F432EE" w:rsidP="00F432E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20" w:after="60" w:line="312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QUAN_TRI</w:t>
      </w:r>
    </w:p>
    <w:tbl>
      <w:tblPr>
        <w:tblW w:w="8744" w:type="dxa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1"/>
        <w:gridCol w:w="1701"/>
        <w:gridCol w:w="708"/>
        <w:gridCol w:w="1560"/>
        <w:gridCol w:w="3254"/>
      </w:tblGrid>
      <w:tr w:rsidR="00F432EE" w14:paraId="2D8D5C7D" w14:textId="77777777" w:rsidTr="001A6023">
        <w:tc>
          <w:tcPr>
            <w:tcW w:w="1521" w:type="dxa"/>
          </w:tcPr>
          <w:p w14:paraId="47B51698" w14:textId="77777777" w:rsidR="00F432EE" w:rsidRDefault="00F432EE" w:rsidP="001A6023">
            <w:pPr>
              <w:spacing w:before="12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cột</w:t>
            </w:r>
            <w:proofErr w:type="spellEnd"/>
          </w:p>
          <w:p w14:paraId="09308D74" w14:textId="77777777" w:rsidR="00F432EE" w:rsidRDefault="00F432EE" w:rsidP="001A6023">
            <w:pPr>
              <w:spacing w:after="6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Field</w:t>
            </w:r>
          </w:p>
        </w:tc>
        <w:tc>
          <w:tcPr>
            <w:tcW w:w="1701" w:type="dxa"/>
          </w:tcPr>
          <w:p w14:paraId="26AF5284" w14:textId="77777777" w:rsidR="00F432EE" w:rsidRDefault="00F432EE" w:rsidP="001A6023">
            <w:pPr>
              <w:spacing w:before="12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DataType</w:t>
            </w:r>
            <w:proofErr w:type="spellEnd"/>
          </w:p>
        </w:tc>
        <w:tc>
          <w:tcPr>
            <w:tcW w:w="708" w:type="dxa"/>
            <w:vAlign w:val="center"/>
          </w:tcPr>
          <w:p w14:paraId="2EFD4E59" w14:textId="77777777" w:rsidR="00F432EE" w:rsidRDefault="00F432EE" w:rsidP="001A6023">
            <w:pPr>
              <w:spacing w:before="12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Null</w:t>
            </w:r>
          </w:p>
        </w:tc>
        <w:tc>
          <w:tcPr>
            <w:tcW w:w="1560" w:type="dxa"/>
          </w:tcPr>
          <w:p w14:paraId="46B36F3E" w14:textId="77777777" w:rsidR="00F432EE" w:rsidRDefault="00F432EE" w:rsidP="001A6023">
            <w:pPr>
              <w:spacing w:before="12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buộc</w:t>
            </w:r>
            <w:proofErr w:type="spellEnd"/>
          </w:p>
          <w:p w14:paraId="6CBF7F3A" w14:textId="77777777" w:rsidR="00F432EE" w:rsidRDefault="00F432EE" w:rsidP="001A6023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Contraint</w:t>
            </w:r>
            <w:proofErr w:type="spellEnd"/>
          </w:p>
        </w:tc>
        <w:tc>
          <w:tcPr>
            <w:tcW w:w="3254" w:type="dxa"/>
          </w:tcPr>
          <w:p w14:paraId="0980CEE2" w14:textId="77777777" w:rsidR="00F432EE" w:rsidRDefault="00F432EE" w:rsidP="001A6023">
            <w:pPr>
              <w:spacing w:before="12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br/>
              <w:t>Content</w:t>
            </w:r>
          </w:p>
        </w:tc>
      </w:tr>
      <w:tr w:rsidR="00F432EE" w14:paraId="1AAF4EFE" w14:textId="77777777" w:rsidTr="001A6023">
        <w:tc>
          <w:tcPr>
            <w:tcW w:w="1521" w:type="dxa"/>
            <w:vAlign w:val="center"/>
          </w:tcPr>
          <w:p w14:paraId="2321FD94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Tai_khoan</w:t>
            </w:r>
            <w:proofErr w:type="spellEnd"/>
          </w:p>
        </w:tc>
        <w:tc>
          <w:tcPr>
            <w:tcW w:w="1701" w:type="dxa"/>
            <w:vAlign w:val="center"/>
          </w:tcPr>
          <w:p w14:paraId="6A09EC42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Varchar(50)</w:t>
            </w:r>
          </w:p>
        </w:tc>
        <w:tc>
          <w:tcPr>
            <w:tcW w:w="708" w:type="dxa"/>
            <w:vAlign w:val="center"/>
          </w:tcPr>
          <w:p w14:paraId="19B9837C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1560" w:type="dxa"/>
            <w:vAlign w:val="center"/>
          </w:tcPr>
          <w:p w14:paraId="7CF5E7E9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Primary Key</w:t>
            </w:r>
          </w:p>
        </w:tc>
        <w:tc>
          <w:tcPr>
            <w:tcW w:w="3254" w:type="dxa"/>
            <w:vAlign w:val="center"/>
          </w:tcPr>
          <w:p w14:paraId="00CEDADF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Tài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</w:p>
        </w:tc>
      </w:tr>
      <w:tr w:rsidR="00F432EE" w14:paraId="42C0BC9B" w14:textId="77777777" w:rsidTr="001A6023">
        <w:tc>
          <w:tcPr>
            <w:tcW w:w="1521" w:type="dxa"/>
            <w:vAlign w:val="center"/>
          </w:tcPr>
          <w:p w14:paraId="52761FAB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Mat_khau</w:t>
            </w:r>
            <w:proofErr w:type="spellEnd"/>
          </w:p>
        </w:tc>
        <w:tc>
          <w:tcPr>
            <w:tcW w:w="1701" w:type="dxa"/>
            <w:vAlign w:val="center"/>
          </w:tcPr>
          <w:p w14:paraId="18A9CDB6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Varchar(32)</w:t>
            </w:r>
          </w:p>
        </w:tc>
        <w:tc>
          <w:tcPr>
            <w:tcW w:w="708" w:type="dxa"/>
            <w:vAlign w:val="center"/>
          </w:tcPr>
          <w:p w14:paraId="45456E2C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1560" w:type="dxa"/>
            <w:vAlign w:val="center"/>
          </w:tcPr>
          <w:p w14:paraId="13A06A86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54" w:type="dxa"/>
            <w:vAlign w:val="center"/>
          </w:tcPr>
          <w:p w14:paraId="0C2356AC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F432EE" w14:paraId="333DB90D" w14:textId="77777777" w:rsidTr="001A6023">
        <w:tc>
          <w:tcPr>
            <w:tcW w:w="1521" w:type="dxa"/>
            <w:vAlign w:val="center"/>
          </w:tcPr>
          <w:p w14:paraId="77106205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Trang_thai</w:t>
            </w:r>
            <w:proofErr w:type="spellEnd"/>
          </w:p>
        </w:tc>
        <w:tc>
          <w:tcPr>
            <w:tcW w:w="1701" w:type="dxa"/>
            <w:vAlign w:val="center"/>
          </w:tcPr>
          <w:p w14:paraId="4A8D403E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Tinyint</w:t>
            </w:r>
            <w:proofErr w:type="spellEnd"/>
          </w:p>
        </w:tc>
        <w:tc>
          <w:tcPr>
            <w:tcW w:w="708" w:type="dxa"/>
            <w:vAlign w:val="center"/>
          </w:tcPr>
          <w:p w14:paraId="27E6700E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vAlign w:val="center"/>
          </w:tcPr>
          <w:p w14:paraId="4E658148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54" w:type="dxa"/>
            <w:vAlign w:val="center"/>
          </w:tcPr>
          <w:p w14:paraId="271D89D7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br/>
              <w:t xml:space="preserve">1-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br/>
              <w:t xml:space="preserve">0-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khóa</w:t>
            </w:r>
            <w:proofErr w:type="spellEnd"/>
          </w:p>
        </w:tc>
      </w:tr>
    </w:tbl>
    <w:p w14:paraId="61F0E72F" w14:textId="77777777" w:rsidR="00F432EE" w:rsidRDefault="00F432EE" w:rsidP="00F432E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0" w:after="60" w:line="312" w:lineRule="auto"/>
        <w:ind w:left="357" w:hanging="357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KHACH_HANG</w:t>
      </w:r>
    </w:p>
    <w:tbl>
      <w:tblPr>
        <w:tblW w:w="8744" w:type="dxa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8"/>
        <w:gridCol w:w="1676"/>
        <w:gridCol w:w="703"/>
        <w:gridCol w:w="1906"/>
        <w:gridCol w:w="2611"/>
      </w:tblGrid>
      <w:tr w:rsidR="00F432EE" w14:paraId="23A88A0F" w14:textId="77777777" w:rsidTr="001A6023">
        <w:tc>
          <w:tcPr>
            <w:tcW w:w="1848" w:type="dxa"/>
          </w:tcPr>
          <w:p w14:paraId="71E1F081" w14:textId="77777777" w:rsidR="00F432EE" w:rsidRDefault="00F432EE" w:rsidP="001A6023">
            <w:pPr>
              <w:spacing w:before="12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cột</w:t>
            </w:r>
            <w:proofErr w:type="spellEnd"/>
          </w:p>
          <w:p w14:paraId="03D47D6D" w14:textId="77777777" w:rsidR="00F432EE" w:rsidRDefault="00F432EE" w:rsidP="001A6023">
            <w:pPr>
              <w:spacing w:after="6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Field</w:t>
            </w:r>
          </w:p>
        </w:tc>
        <w:tc>
          <w:tcPr>
            <w:tcW w:w="1676" w:type="dxa"/>
          </w:tcPr>
          <w:p w14:paraId="09DC7C1E" w14:textId="77777777" w:rsidR="00F432EE" w:rsidRDefault="00F432EE" w:rsidP="001A6023">
            <w:pPr>
              <w:spacing w:before="12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DataType</w:t>
            </w:r>
            <w:proofErr w:type="spellEnd"/>
          </w:p>
        </w:tc>
        <w:tc>
          <w:tcPr>
            <w:tcW w:w="703" w:type="dxa"/>
            <w:vAlign w:val="center"/>
          </w:tcPr>
          <w:p w14:paraId="6A92433E" w14:textId="77777777" w:rsidR="00F432EE" w:rsidRDefault="00F432EE" w:rsidP="001A6023">
            <w:pPr>
              <w:spacing w:before="12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Null</w:t>
            </w:r>
          </w:p>
        </w:tc>
        <w:tc>
          <w:tcPr>
            <w:tcW w:w="1906" w:type="dxa"/>
          </w:tcPr>
          <w:p w14:paraId="082A9225" w14:textId="77777777" w:rsidR="00F432EE" w:rsidRDefault="00F432EE" w:rsidP="001A6023">
            <w:pPr>
              <w:spacing w:before="12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buộc</w:t>
            </w:r>
            <w:proofErr w:type="spellEnd"/>
          </w:p>
          <w:p w14:paraId="64354924" w14:textId="77777777" w:rsidR="00F432EE" w:rsidRDefault="00F432EE" w:rsidP="001A6023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Contraint</w:t>
            </w:r>
            <w:proofErr w:type="spellEnd"/>
          </w:p>
        </w:tc>
        <w:tc>
          <w:tcPr>
            <w:tcW w:w="2611" w:type="dxa"/>
          </w:tcPr>
          <w:p w14:paraId="6B43D0A7" w14:textId="77777777" w:rsidR="00F432EE" w:rsidRDefault="00F432EE" w:rsidP="001A6023">
            <w:pPr>
              <w:spacing w:before="12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br/>
              <w:t>Content</w:t>
            </w:r>
          </w:p>
        </w:tc>
      </w:tr>
      <w:tr w:rsidR="00F432EE" w14:paraId="00DD999D" w14:textId="77777777" w:rsidTr="001A6023">
        <w:tc>
          <w:tcPr>
            <w:tcW w:w="1848" w:type="dxa"/>
            <w:vAlign w:val="center"/>
          </w:tcPr>
          <w:p w14:paraId="13C530CD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  <w:b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u w:val="single"/>
              </w:rPr>
              <w:t>MaKH</w:t>
            </w:r>
          </w:p>
        </w:tc>
        <w:tc>
          <w:tcPr>
            <w:tcW w:w="1676" w:type="dxa"/>
            <w:vAlign w:val="center"/>
          </w:tcPr>
          <w:p w14:paraId="0EEDE9AA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703" w:type="dxa"/>
            <w:vAlign w:val="center"/>
          </w:tcPr>
          <w:p w14:paraId="5829D348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1906" w:type="dxa"/>
            <w:vAlign w:val="center"/>
          </w:tcPr>
          <w:p w14:paraId="579B57A8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Primary Key;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Auto_increment</w:t>
            </w:r>
            <w:proofErr w:type="spellEnd"/>
          </w:p>
        </w:tc>
        <w:tc>
          <w:tcPr>
            <w:tcW w:w="2611" w:type="dxa"/>
            <w:vAlign w:val="center"/>
          </w:tcPr>
          <w:p w14:paraId="7D7EB473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</w:tr>
      <w:tr w:rsidR="00F432EE" w14:paraId="205F3F78" w14:textId="77777777" w:rsidTr="001A6023">
        <w:tc>
          <w:tcPr>
            <w:tcW w:w="1848" w:type="dxa"/>
            <w:vAlign w:val="center"/>
          </w:tcPr>
          <w:p w14:paraId="505ADCFF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Ho_ten</w:t>
            </w:r>
            <w:proofErr w:type="spellEnd"/>
          </w:p>
        </w:tc>
        <w:tc>
          <w:tcPr>
            <w:tcW w:w="1676" w:type="dxa"/>
            <w:vAlign w:val="center"/>
          </w:tcPr>
          <w:p w14:paraId="48DD0EFC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Varchar(100)</w:t>
            </w:r>
          </w:p>
        </w:tc>
        <w:tc>
          <w:tcPr>
            <w:tcW w:w="703" w:type="dxa"/>
            <w:vAlign w:val="center"/>
          </w:tcPr>
          <w:p w14:paraId="6394B183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  <w:tc>
          <w:tcPr>
            <w:tcW w:w="1906" w:type="dxa"/>
            <w:vAlign w:val="center"/>
          </w:tcPr>
          <w:p w14:paraId="5A6AD1DE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11" w:type="dxa"/>
            <w:vAlign w:val="center"/>
          </w:tcPr>
          <w:p w14:paraId="4F022556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</w:tr>
      <w:tr w:rsidR="00F432EE" w14:paraId="4A5C0567" w14:textId="77777777" w:rsidTr="001A6023">
        <w:tc>
          <w:tcPr>
            <w:tcW w:w="1848" w:type="dxa"/>
            <w:vAlign w:val="center"/>
          </w:tcPr>
          <w:p w14:paraId="01128F4D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Tai_khoan</w:t>
            </w:r>
            <w:proofErr w:type="spellEnd"/>
          </w:p>
        </w:tc>
        <w:tc>
          <w:tcPr>
            <w:tcW w:w="1676" w:type="dxa"/>
            <w:vAlign w:val="center"/>
          </w:tcPr>
          <w:p w14:paraId="401032FF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Varchar(50)</w:t>
            </w:r>
          </w:p>
        </w:tc>
        <w:tc>
          <w:tcPr>
            <w:tcW w:w="703" w:type="dxa"/>
            <w:vAlign w:val="center"/>
          </w:tcPr>
          <w:p w14:paraId="4881390E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1906" w:type="dxa"/>
            <w:vAlign w:val="center"/>
          </w:tcPr>
          <w:p w14:paraId="207699EA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Unique</w:t>
            </w:r>
          </w:p>
        </w:tc>
        <w:tc>
          <w:tcPr>
            <w:tcW w:w="2611" w:type="dxa"/>
            <w:vAlign w:val="center"/>
          </w:tcPr>
          <w:p w14:paraId="00FB78F5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Tài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</w:p>
        </w:tc>
      </w:tr>
      <w:tr w:rsidR="00F432EE" w14:paraId="3507139C" w14:textId="77777777" w:rsidTr="001A6023">
        <w:tc>
          <w:tcPr>
            <w:tcW w:w="1848" w:type="dxa"/>
            <w:vAlign w:val="center"/>
          </w:tcPr>
          <w:p w14:paraId="47481550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Mat_khau</w:t>
            </w:r>
            <w:proofErr w:type="spellEnd"/>
          </w:p>
        </w:tc>
        <w:tc>
          <w:tcPr>
            <w:tcW w:w="1676" w:type="dxa"/>
            <w:vAlign w:val="center"/>
          </w:tcPr>
          <w:p w14:paraId="33667BA6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Varchar(32)</w:t>
            </w:r>
          </w:p>
        </w:tc>
        <w:tc>
          <w:tcPr>
            <w:tcW w:w="703" w:type="dxa"/>
            <w:vAlign w:val="center"/>
          </w:tcPr>
          <w:p w14:paraId="7DA2641F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  <w:tc>
          <w:tcPr>
            <w:tcW w:w="1906" w:type="dxa"/>
            <w:vAlign w:val="center"/>
          </w:tcPr>
          <w:p w14:paraId="59E7EAC7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11" w:type="dxa"/>
            <w:vAlign w:val="center"/>
          </w:tcPr>
          <w:p w14:paraId="3126B554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khẩu</w:t>
            </w:r>
            <w:proofErr w:type="spellEnd"/>
          </w:p>
        </w:tc>
      </w:tr>
      <w:tr w:rsidR="00F432EE" w14:paraId="7AB9CCCF" w14:textId="77777777" w:rsidTr="001A6023">
        <w:tc>
          <w:tcPr>
            <w:tcW w:w="1848" w:type="dxa"/>
            <w:vAlign w:val="center"/>
          </w:tcPr>
          <w:p w14:paraId="6B881512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Dia_chi</w:t>
            </w:r>
            <w:proofErr w:type="spellEnd"/>
          </w:p>
        </w:tc>
        <w:tc>
          <w:tcPr>
            <w:tcW w:w="1676" w:type="dxa"/>
            <w:vAlign w:val="center"/>
          </w:tcPr>
          <w:p w14:paraId="5E9D45BA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Varchar(200)</w:t>
            </w:r>
          </w:p>
        </w:tc>
        <w:tc>
          <w:tcPr>
            <w:tcW w:w="703" w:type="dxa"/>
            <w:vAlign w:val="center"/>
          </w:tcPr>
          <w:p w14:paraId="5288E9E1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  <w:tc>
          <w:tcPr>
            <w:tcW w:w="1906" w:type="dxa"/>
            <w:vAlign w:val="center"/>
          </w:tcPr>
          <w:p w14:paraId="6981397F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11" w:type="dxa"/>
            <w:vAlign w:val="center"/>
          </w:tcPr>
          <w:p w14:paraId="1D87B865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chỉ</w:t>
            </w:r>
            <w:proofErr w:type="spellEnd"/>
          </w:p>
        </w:tc>
      </w:tr>
      <w:tr w:rsidR="00F432EE" w14:paraId="7096D0FC" w14:textId="77777777" w:rsidTr="001A6023">
        <w:tc>
          <w:tcPr>
            <w:tcW w:w="1848" w:type="dxa"/>
            <w:vAlign w:val="center"/>
          </w:tcPr>
          <w:p w14:paraId="44F32466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Dien_thoai</w:t>
            </w:r>
            <w:proofErr w:type="spellEnd"/>
          </w:p>
        </w:tc>
        <w:tc>
          <w:tcPr>
            <w:tcW w:w="1676" w:type="dxa"/>
            <w:vAlign w:val="center"/>
          </w:tcPr>
          <w:p w14:paraId="3EC838FE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Varchar(30)</w:t>
            </w:r>
          </w:p>
        </w:tc>
        <w:tc>
          <w:tcPr>
            <w:tcW w:w="703" w:type="dxa"/>
            <w:vAlign w:val="center"/>
          </w:tcPr>
          <w:p w14:paraId="223F3D3F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  <w:tc>
          <w:tcPr>
            <w:tcW w:w="1906" w:type="dxa"/>
            <w:vAlign w:val="center"/>
          </w:tcPr>
          <w:p w14:paraId="6F1D4C9C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11" w:type="dxa"/>
            <w:vAlign w:val="center"/>
          </w:tcPr>
          <w:p w14:paraId="5210FBC0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thoại</w:t>
            </w:r>
            <w:proofErr w:type="spellEnd"/>
          </w:p>
        </w:tc>
      </w:tr>
      <w:tr w:rsidR="00F432EE" w14:paraId="27416C75" w14:textId="77777777" w:rsidTr="001A6023">
        <w:tc>
          <w:tcPr>
            <w:tcW w:w="1848" w:type="dxa"/>
            <w:vAlign w:val="center"/>
          </w:tcPr>
          <w:p w14:paraId="64DC4463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Email</w:t>
            </w:r>
          </w:p>
        </w:tc>
        <w:tc>
          <w:tcPr>
            <w:tcW w:w="1676" w:type="dxa"/>
            <w:vAlign w:val="center"/>
          </w:tcPr>
          <w:p w14:paraId="71387915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Varchar(50)</w:t>
            </w:r>
          </w:p>
        </w:tc>
        <w:tc>
          <w:tcPr>
            <w:tcW w:w="703" w:type="dxa"/>
            <w:vAlign w:val="center"/>
          </w:tcPr>
          <w:p w14:paraId="1E8A02C8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1906" w:type="dxa"/>
            <w:vAlign w:val="center"/>
          </w:tcPr>
          <w:p w14:paraId="2F9978B7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11" w:type="dxa"/>
            <w:vAlign w:val="center"/>
          </w:tcPr>
          <w:p w14:paraId="2DB8D7F4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Hộp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tử</w:t>
            </w:r>
            <w:proofErr w:type="spellEnd"/>
          </w:p>
        </w:tc>
      </w:tr>
      <w:tr w:rsidR="00F432EE" w14:paraId="05814DAC" w14:textId="77777777" w:rsidTr="001A6023">
        <w:tc>
          <w:tcPr>
            <w:tcW w:w="1848" w:type="dxa"/>
            <w:vAlign w:val="center"/>
          </w:tcPr>
          <w:p w14:paraId="13EA7C8E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Ngay_sinh</w:t>
            </w:r>
            <w:proofErr w:type="spellEnd"/>
          </w:p>
        </w:tc>
        <w:tc>
          <w:tcPr>
            <w:tcW w:w="1676" w:type="dxa"/>
            <w:vAlign w:val="center"/>
          </w:tcPr>
          <w:p w14:paraId="25B901F8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DateTime</w:t>
            </w:r>
            <w:proofErr w:type="spellEnd"/>
          </w:p>
        </w:tc>
        <w:tc>
          <w:tcPr>
            <w:tcW w:w="703" w:type="dxa"/>
            <w:vAlign w:val="center"/>
          </w:tcPr>
          <w:p w14:paraId="458D4B47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  <w:tc>
          <w:tcPr>
            <w:tcW w:w="1906" w:type="dxa"/>
            <w:vAlign w:val="center"/>
          </w:tcPr>
          <w:p w14:paraId="588DC7DF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11" w:type="dxa"/>
            <w:vAlign w:val="center"/>
          </w:tcPr>
          <w:p w14:paraId="52399120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sinh</w:t>
            </w:r>
            <w:proofErr w:type="spellEnd"/>
          </w:p>
        </w:tc>
      </w:tr>
      <w:tr w:rsidR="00F432EE" w14:paraId="2F17BBFC" w14:textId="77777777" w:rsidTr="001A6023">
        <w:tc>
          <w:tcPr>
            <w:tcW w:w="1848" w:type="dxa"/>
            <w:vAlign w:val="center"/>
          </w:tcPr>
          <w:p w14:paraId="4C8D792E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Ngay_cap_nhat</w:t>
            </w:r>
            <w:proofErr w:type="spellEnd"/>
          </w:p>
        </w:tc>
        <w:tc>
          <w:tcPr>
            <w:tcW w:w="1676" w:type="dxa"/>
            <w:vAlign w:val="center"/>
          </w:tcPr>
          <w:p w14:paraId="6A6EAE4D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DateTime</w:t>
            </w:r>
            <w:proofErr w:type="spellEnd"/>
          </w:p>
        </w:tc>
        <w:tc>
          <w:tcPr>
            <w:tcW w:w="703" w:type="dxa"/>
            <w:vAlign w:val="center"/>
          </w:tcPr>
          <w:p w14:paraId="3321C2F3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  <w:tc>
          <w:tcPr>
            <w:tcW w:w="1906" w:type="dxa"/>
            <w:vAlign w:val="center"/>
          </w:tcPr>
          <w:p w14:paraId="3140AB3C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Current</w:t>
            </w:r>
          </w:p>
        </w:tc>
        <w:tc>
          <w:tcPr>
            <w:tcW w:w="2611" w:type="dxa"/>
            <w:vAlign w:val="center"/>
          </w:tcPr>
          <w:p w14:paraId="18F5F72A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</w:tc>
      </w:tr>
      <w:tr w:rsidR="00F432EE" w14:paraId="23B44406" w14:textId="77777777" w:rsidTr="001A6023">
        <w:tc>
          <w:tcPr>
            <w:tcW w:w="1848" w:type="dxa"/>
            <w:vAlign w:val="center"/>
          </w:tcPr>
          <w:p w14:paraId="3C936F17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Gioi_tinh</w:t>
            </w:r>
            <w:proofErr w:type="spellEnd"/>
          </w:p>
        </w:tc>
        <w:tc>
          <w:tcPr>
            <w:tcW w:w="1676" w:type="dxa"/>
            <w:vAlign w:val="center"/>
          </w:tcPr>
          <w:p w14:paraId="7F199633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Tinyint</w:t>
            </w:r>
            <w:proofErr w:type="spellEnd"/>
          </w:p>
        </w:tc>
        <w:tc>
          <w:tcPr>
            <w:tcW w:w="703" w:type="dxa"/>
            <w:vAlign w:val="center"/>
          </w:tcPr>
          <w:p w14:paraId="13A4225C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  <w:tc>
          <w:tcPr>
            <w:tcW w:w="1906" w:type="dxa"/>
            <w:vAlign w:val="center"/>
          </w:tcPr>
          <w:p w14:paraId="1AC6D268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11" w:type="dxa"/>
            <w:vAlign w:val="center"/>
          </w:tcPr>
          <w:p w14:paraId="58828EFC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Giới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tính</w:t>
            </w:r>
            <w:proofErr w:type="spellEnd"/>
          </w:p>
        </w:tc>
      </w:tr>
      <w:tr w:rsidR="00F432EE" w14:paraId="649A1F33" w14:textId="77777777" w:rsidTr="001A6023">
        <w:tc>
          <w:tcPr>
            <w:tcW w:w="1848" w:type="dxa"/>
            <w:vAlign w:val="center"/>
          </w:tcPr>
          <w:p w14:paraId="55A251ED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Tich_diem</w:t>
            </w:r>
            <w:proofErr w:type="spellEnd"/>
          </w:p>
        </w:tc>
        <w:tc>
          <w:tcPr>
            <w:tcW w:w="1676" w:type="dxa"/>
            <w:vAlign w:val="center"/>
          </w:tcPr>
          <w:p w14:paraId="4F2DD055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703" w:type="dxa"/>
            <w:vAlign w:val="center"/>
          </w:tcPr>
          <w:p w14:paraId="2B9E218D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1906" w:type="dxa"/>
            <w:vAlign w:val="center"/>
          </w:tcPr>
          <w:p w14:paraId="6C79DB70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Default:0</w:t>
            </w:r>
          </w:p>
        </w:tc>
        <w:tc>
          <w:tcPr>
            <w:tcW w:w="2611" w:type="dxa"/>
            <w:vAlign w:val="center"/>
          </w:tcPr>
          <w:p w14:paraId="19E440E4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</w:p>
        </w:tc>
      </w:tr>
      <w:tr w:rsidR="00F432EE" w14:paraId="63013F96" w14:textId="77777777" w:rsidTr="001A6023">
        <w:tc>
          <w:tcPr>
            <w:tcW w:w="1848" w:type="dxa"/>
            <w:vAlign w:val="center"/>
          </w:tcPr>
          <w:p w14:paraId="07ABE676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Trang_thai</w:t>
            </w:r>
            <w:proofErr w:type="spellEnd"/>
          </w:p>
        </w:tc>
        <w:tc>
          <w:tcPr>
            <w:tcW w:w="1676" w:type="dxa"/>
            <w:vAlign w:val="center"/>
          </w:tcPr>
          <w:p w14:paraId="68B4E4CD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Tinyint</w:t>
            </w:r>
            <w:proofErr w:type="spellEnd"/>
          </w:p>
        </w:tc>
        <w:tc>
          <w:tcPr>
            <w:tcW w:w="703" w:type="dxa"/>
            <w:vAlign w:val="center"/>
          </w:tcPr>
          <w:p w14:paraId="7EBA858E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  <w:tc>
          <w:tcPr>
            <w:tcW w:w="1906" w:type="dxa"/>
            <w:vAlign w:val="center"/>
          </w:tcPr>
          <w:p w14:paraId="54A286CE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11" w:type="dxa"/>
            <w:vAlign w:val="center"/>
          </w:tcPr>
          <w:p w14:paraId="7A1A6E2A" w14:textId="77777777" w:rsidR="00F432EE" w:rsidRDefault="00F432EE" w:rsidP="001A6023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br/>
              <w:t xml:space="preserve">1-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br/>
              <w:t xml:space="preserve">0-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khóa</w:t>
            </w:r>
            <w:proofErr w:type="spellEnd"/>
          </w:p>
        </w:tc>
      </w:tr>
    </w:tbl>
    <w:p w14:paraId="41F140EC" w14:textId="77777777" w:rsidR="00F432EE" w:rsidRDefault="00F432EE" w:rsidP="00F432E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0" w:after="60" w:line="312" w:lineRule="auto"/>
        <w:ind w:left="357" w:hanging="35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….</w:t>
      </w:r>
    </w:p>
    <w:p w14:paraId="5F5478FF" w14:textId="77777777" w:rsidR="00F432EE" w:rsidRDefault="00F432EE" w:rsidP="00F432E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0" w:after="60" w:line="312" w:lineRule="auto"/>
        <w:ind w:left="357" w:hanging="35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…..</w:t>
      </w:r>
    </w:p>
    <w:p w14:paraId="46B2B19E" w14:textId="77777777" w:rsidR="00F432EE" w:rsidRDefault="00F432EE" w:rsidP="00F432E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0" w:after="60" w:line="312" w:lineRule="auto"/>
        <w:ind w:left="357" w:hanging="35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….</w:t>
      </w:r>
    </w:p>
    <w:p w14:paraId="5054D237" w14:textId="77777777" w:rsidR="00F432EE" w:rsidRDefault="00F432EE" w:rsidP="00F432EE">
      <w:pPr>
        <w:pStyle w:val="u2"/>
        <w:numPr>
          <w:ilvl w:val="1"/>
          <w:numId w:val="8"/>
        </w:numPr>
      </w:pPr>
      <w:bookmarkStart w:id="46" w:name="_2grqrue" w:colFirst="0" w:colLast="0"/>
      <w:bookmarkEnd w:id="46"/>
      <w:r>
        <w:t xml:space="preserve">Table </w:t>
      </w:r>
      <w:proofErr w:type="spellStart"/>
      <w:r>
        <w:t>RelationShip</w:t>
      </w:r>
      <w:proofErr w:type="spellEnd"/>
      <w:r>
        <w:t xml:space="preserve"> Diagram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bảng</w:t>
      </w:r>
      <w:proofErr w:type="spellEnd"/>
      <w:r>
        <w:t>)</w:t>
      </w:r>
    </w:p>
    <w:p w14:paraId="61115D52" w14:textId="77777777" w:rsidR="00F432EE" w:rsidRDefault="00F432EE" w:rsidP="00F432EE">
      <w:pPr>
        <w:ind w:left="0" w:firstLine="0"/>
      </w:pPr>
    </w:p>
    <w:p w14:paraId="72360EB8" w14:textId="77777777" w:rsidR="00F432EE" w:rsidRPr="00F432EE" w:rsidRDefault="00F432EE" w:rsidP="00F432EE">
      <w:pPr>
        <w:pStyle w:val="u2"/>
        <w:numPr>
          <w:ilvl w:val="1"/>
          <w:numId w:val="8"/>
        </w:numPr>
        <w:rPr>
          <w:lang w:val="fr-FR"/>
        </w:rPr>
      </w:pPr>
      <w:bookmarkStart w:id="47" w:name="_vx1227" w:colFirst="0" w:colLast="0"/>
      <w:bookmarkEnd w:id="47"/>
      <w:r w:rsidRPr="00F432EE">
        <w:rPr>
          <w:lang w:val="fr-FR"/>
        </w:rPr>
        <w:t>SiteMap (Sơ đồ cấu trúc site)</w:t>
      </w:r>
    </w:p>
    <w:p w14:paraId="1EDF9352" w14:textId="77777777" w:rsidR="00F432EE" w:rsidRPr="00F432EE" w:rsidRDefault="00F432EE" w:rsidP="00F432EE">
      <w:pPr>
        <w:rPr>
          <w:rFonts w:ascii="Times New Roman" w:eastAsia="Times New Roman" w:hAnsi="Times New Roman" w:cs="Times New Roman"/>
          <w:lang w:val="fr-FR"/>
        </w:rPr>
      </w:pPr>
      <w:r w:rsidRPr="00F432EE">
        <w:rPr>
          <w:rFonts w:ascii="Times New Roman" w:eastAsia="Times New Roman" w:hAnsi="Times New Roman" w:cs="Times New Roman"/>
          <w:lang w:val="fr-FR"/>
        </w:rPr>
        <w:t>&lt;&lt; nội dung sitemap thay đổi cho phù hợp với đề tài&gt;&gt;</w:t>
      </w:r>
    </w:p>
    <w:p w14:paraId="0223689D" w14:textId="77777777" w:rsidR="00F432EE" w:rsidRPr="00F432EE" w:rsidRDefault="00F432EE" w:rsidP="00F432EE">
      <w:pPr>
        <w:pStyle w:val="u2"/>
        <w:numPr>
          <w:ilvl w:val="2"/>
          <w:numId w:val="8"/>
        </w:numPr>
        <w:rPr>
          <w:lang w:val="fr-FR"/>
        </w:rPr>
      </w:pPr>
      <w:bookmarkStart w:id="48" w:name="_3fwokq0" w:colFirst="0" w:colLast="0"/>
      <w:bookmarkEnd w:id="48"/>
      <w:r w:rsidRPr="00F432EE">
        <w:rPr>
          <w:lang w:val="fr-FR"/>
        </w:rPr>
        <w:t xml:space="preserve">Site map (Cấu trúc trang):  Dành cho khách vãng lai </w:t>
      </w:r>
    </w:p>
    <w:p w14:paraId="23710EE0" w14:textId="77777777" w:rsidR="00F432EE" w:rsidRDefault="00F432EE" w:rsidP="00F432EE">
      <w:pPr>
        <w:spacing w:before="360" w:after="120" w:line="312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04D45383" wp14:editId="6094855B">
                <wp:extent cx="5657850" cy="1847850"/>
                <wp:effectExtent l="0" t="0" r="0" b="0"/>
                <wp:docPr id="4" name="Nhóm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7850" cy="1847850"/>
                          <a:chOff x="2517075" y="2856050"/>
                          <a:chExt cx="5657850" cy="1847900"/>
                        </a:xfrm>
                      </wpg:grpSpPr>
                      <wpg:grpSp>
                        <wpg:cNvPr id="1705884847" name="Nhóm 1705884847"/>
                        <wpg:cNvGrpSpPr/>
                        <wpg:grpSpPr>
                          <a:xfrm>
                            <a:off x="2517075" y="2856075"/>
                            <a:ext cx="5657850" cy="1847850"/>
                            <a:chOff x="2510700" y="2849700"/>
                            <a:chExt cx="5670600" cy="1860600"/>
                          </a:xfrm>
                        </wpg:grpSpPr>
                        <wps:wsp>
                          <wps:cNvPr id="1468803985" name="Hình chữ nhật 1468803985"/>
                          <wps:cNvSpPr/>
                          <wps:spPr>
                            <a:xfrm>
                              <a:off x="2510700" y="2849700"/>
                              <a:ext cx="5670600" cy="1860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57EF2B" w14:textId="77777777" w:rsidR="00F432EE" w:rsidRDefault="00F432EE" w:rsidP="00F432EE">
                                <w:pPr>
                                  <w:spacing w:after="0" w:line="240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981872187" name="Nhóm 981872187"/>
                          <wpg:cNvGrpSpPr/>
                          <wpg:grpSpPr>
                            <a:xfrm>
                              <a:off x="2517075" y="2856075"/>
                              <a:ext cx="5657850" cy="1847850"/>
                              <a:chOff x="0" y="0"/>
                              <a:chExt cx="5657850" cy="1847850"/>
                            </a:xfrm>
                          </wpg:grpSpPr>
                          <wps:wsp>
                            <wps:cNvPr id="807116861" name="Hình chữ nhật 807116861"/>
                            <wps:cNvSpPr/>
                            <wps:spPr>
                              <a:xfrm>
                                <a:off x="0" y="0"/>
                                <a:ext cx="5657850" cy="1847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3AF52D3" w14:textId="77777777" w:rsidR="00F432EE" w:rsidRDefault="00F432EE" w:rsidP="00F432EE">
                                  <w:pPr>
                                    <w:spacing w:after="0" w:line="240" w:lineRule="auto"/>
                                    <w:ind w:left="0" w:firstLine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17354" name="Hình chữ nhật 1117354"/>
                            <wps:cNvSpPr/>
                            <wps:spPr>
                              <a:xfrm>
                                <a:off x="2305050" y="0"/>
                                <a:ext cx="1181100" cy="342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7682083" w14:textId="77777777" w:rsidR="00F432EE" w:rsidRDefault="00F432EE" w:rsidP="00F432EE">
                                  <w:pPr>
                                    <w:spacing w:before="60" w:after="120" w:line="240" w:lineRule="auto"/>
                                    <w:ind w:left="0" w:firstLine="0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Trang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chủ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841747445" name="Hình chữ nhật 1841747445"/>
                            <wps:cNvSpPr/>
                            <wps:spPr>
                              <a:xfrm>
                                <a:off x="0" y="838200"/>
                                <a:ext cx="923925" cy="3714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9F74C57" w14:textId="77777777" w:rsidR="00F432EE" w:rsidRDefault="00F432EE" w:rsidP="00F432EE">
                                  <w:pPr>
                                    <w:spacing w:before="60" w:after="120" w:line="240" w:lineRule="auto"/>
                                    <w:ind w:left="0" w:firstLine="0"/>
                                    <w:jc w:val="center"/>
                                    <w:textDirection w:val="btLr"/>
                                  </w:pP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Sản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phẩm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950825078" name="Hình chữ nhật 1950825078"/>
                            <wps:cNvSpPr/>
                            <wps:spPr>
                              <a:xfrm>
                                <a:off x="1219200" y="838200"/>
                                <a:ext cx="923925" cy="3714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25939CC" w14:textId="77777777" w:rsidR="00F432EE" w:rsidRDefault="00F432EE" w:rsidP="00F432EE">
                                  <w:pPr>
                                    <w:spacing w:before="60" w:after="120" w:line="240" w:lineRule="auto"/>
                                    <w:ind w:left="0" w:firstLine="0"/>
                                    <w:jc w:val="center"/>
                                    <w:textDirection w:val="btLr"/>
                                  </w:pP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Nhãn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hiệu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162941999" name="Hình chữ nhật 1162941999"/>
                            <wps:cNvSpPr/>
                            <wps:spPr>
                              <a:xfrm>
                                <a:off x="2409825" y="838200"/>
                                <a:ext cx="923925" cy="3714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C8E1E56" w14:textId="77777777" w:rsidR="00F432EE" w:rsidRDefault="00F432EE" w:rsidP="00F432EE">
                                  <w:pPr>
                                    <w:spacing w:before="60" w:after="120" w:line="240" w:lineRule="auto"/>
                                    <w:ind w:left="0" w:firstLine="0"/>
                                    <w:jc w:val="center"/>
                                    <w:textDirection w:val="btLr"/>
                                  </w:pP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Tìm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kiếm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794516109" name="Hình chữ nhật 794516109"/>
                            <wps:cNvSpPr/>
                            <wps:spPr>
                              <a:xfrm>
                                <a:off x="3571875" y="838200"/>
                                <a:ext cx="923925" cy="3714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BAF76C7" w14:textId="77777777" w:rsidR="00F432EE" w:rsidRDefault="00F432EE" w:rsidP="00F432EE">
                                  <w:pPr>
                                    <w:spacing w:before="60" w:after="120" w:line="240" w:lineRule="auto"/>
                                    <w:ind w:left="0" w:firstLine="0"/>
                                    <w:jc w:val="center"/>
                                    <w:textDirection w:val="btLr"/>
                                  </w:pP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Giới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thiệu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537407702" name="Hình chữ nhật 1537407702"/>
                            <wps:cNvSpPr/>
                            <wps:spPr>
                              <a:xfrm>
                                <a:off x="4733925" y="838200"/>
                                <a:ext cx="923925" cy="3714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37FC38C" w14:textId="77777777" w:rsidR="00F432EE" w:rsidRDefault="00F432EE" w:rsidP="00F432EE">
                                  <w:pPr>
                                    <w:spacing w:before="60" w:after="120" w:line="240" w:lineRule="auto"/>
                                    <w:ind w:left="0" w:firstLine="0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Liên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hệ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425340155" name="Hình chữ nhật 425340155"/>
                            <wps:cNvSpPr/>
                            <wps:spPr>
                              <a:xfrm>
                                <a:off x="1638300" y="1466850"/>
                                <a:ext cx="981075" cy="3714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78A8DBC" w14:textId="77777777" w:rsidR="00F432EE" w:rsidRDefault="00F432EE" w:rsidP="00F432EE">
                                  <w:pPr>
                                    <w:spacing w:before="60" w:after="120" w:line="240" w:lineRule="auto"/>
                                    <w:ind w:left="0" w:firstLine="0"/>
                                    <w:jc w:val="center"/>
                                    <w:textDirection w:val="btLr"/>
                                  </w:pP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Hướng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dẫn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621834649" name="Hình chữ nhật 1621834649"/>
                            <wps:cNvSpPr/>
                            <wps:spPr>
                              <a:xfrm>
                                <a:off x="2943225" y="1466850"/>
                                <a:ext cx="981075" cy="3714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26C9C32" w14:textId="77777777" w:rsidR="00F432EE" w:rsidRDefault="00F432EE" w:rsidP="00F432EE">
                                  <w:pPr>
                                    <w:spacing w:before="60" w:after="120" w:line="240" w:lineRule="auto"/>
                                    <w:ind w:left="0" w:firstLine="0"/>
                                    <w:jc w:val="center"/>
                                    <w:textDirection w:val="btLr"/>
                                  </w:pP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Đăng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nhập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078909321" name="Hình chữ nhật 1078909321"/>
                            <wps:cNvSpPr/>
                            <wps:spPr>
                              <a:xfrm>
                                <a:off x="4133850" y="1466850"/>
                                <a:ext cx="981075" cy="3714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3A26D46" w14:textId="77777777" w:rsidR="00F432EE" w:rsidRDefault="00F432EE" w:rsidP="00F432EE">
                                  <w:pPr>
                                    <w:spacing w:before="60" w:after="120" w:line="240" w:lineRule="auto"/>
                                    <w:ind w:left="0" w:firstLine="0"/>
                                    <w:jc w:val="center"/>
                                    <w:textDirection w:val="btLr"/>
                                  </w:pP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Đăng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xuất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87579004" name="Hình chữ nhật 87579004"/>
                            <wps:cNvSpPr/>
                            <wps:spPr>
                              <a:xfrm>
                                <a:off x="266700" y="1476375"/>
                                <a:ext cx="981075" cy="3714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561CBDC" w14:textId="77777777" w:rsidR="00F432EE" w:rsidRDefault="00F432EE" w:rsidP="00F432EE">
                                  <w:pPr>
                                    <w:spacing w:before="60" w:after="120" w:line="240" w:lineRule="auto"/>
                                    <w:ind w:left="0" w:firstLine="0"/>
                                    <w:jc w:val="center"/>
                                    <w:textDirection w:val="btLr"/>
                                  </w:pP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Giỏ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hàng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145951000" name="Đường kết nối Mũi tên Thẳng 1145951000"/>
                            <wps:cNvCnPr/>
                            <wps:spPr>
                              <a:xfrm>
                                <a:off x="428625" y="581025"/>
                                <a:ext cx="47625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572318002" name="Đường kết nối Mũi tên Thẳng 572318002"/>
                            <wps:cNvCnPr/>
                            <wps:spPr>
                              <a:xfrm>
                                <a:off x="428625" y="581025"/>
                                <a:ext cx="0" cy="266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1961831615" name="Đường kết nối Mũi tên Thẳng 1961831615"/>
                            <wps:cNvCnPr/>
                            <wps:spPr>
                              <a:xfrm>
                                <a:off x="1695450" y="581025"/>
                                <a:ext cx="0" cy="266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313528322" name="Đường kết nối Mũi tên Thẳng 313528322"/>
                            <wps:cNvCnPr/>
                            <wps:spPr>
                              <a:xfrm>
                                <a:off x="2905125" y="581025"/>
                                <a:ext cx="0" cy="266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1856591613" name="Đường kết nối Mũi tên Thẳng 1856591613"/>
                            <wps:cNvCnPr/>
                            <wps:spPr>
                              <a:xfrm>
                                <a:off x="4067175" y="581025"/>
                                <a:ext cx="0" cy="266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625031540" name="Đường kết nối Mũi tên Thẳng 625031540"/>
                            <wps:cNvCnPr/>
                            <wps:spPr>
                              <a:xfrm>
                                <a:off x="5191125" y="581025"/>
                                <a:ext cx="0" cy="266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1259824888" name="Đường kết nối Mũi tên Thẳng 1259824888"/>
                            <wps:cNvCnPr/>
                            <wps:spPr>
                              <a:xfrm>
                                <a:off x="2905125" y="342900"/>
                                <a:ext cx="0" cy="266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938464824" name="Đường kết nối Mũi tên Thẳng 938464824"/>
                            <wps:cNvCnPr/>
                            <wps:spPr>
                              <a:xfrm>
                                <a:off x="428625" y="1209675"/>
                                <a:ext cx="0" cy="266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628038864" name="Đường kết nối Mũi tên Thẳng 628038864"/>
                            <wps:cNvCnPr/>
                            <wps:spPr>
                              <a:xfrm>
                                <a:off x="2266950" y="590550"/>
                                <a:ext cx="0" cy="8667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1014042945" name="Đường kết nối Mũi tên Thẳng 1014042945"/>
                            <wps:cNvCnPr/>
                            <wps:spPr>
                              <a:xfrm>
                                <a:off x="3438525" y="590550"/>
                                <a:ext cx="0" cy="8667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1677974083" name="Đường kết nối Mũi tên Thẳng 1677974083"/>
                            <wps:cNvCnPr/>
                            <wps:spPr>
                              <a:xfrm>
                                <a:off x="4619625" y="590550"/>
                                <a:ext cx="0" cy="8667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1935279974" name="Đường kết nối Mũi tên Thẳng 1935279974"/>
                            <wps:cNvCnPr/>
                            <wps:spPr>
                              <a:xfrm>
                                <a:off x="1038225" y="590550"/>
                                <a:ext cx="0" cy="8667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4D45383" id="Nhóm 4" o:spid="_x0000_s1038" style="width:445.5pt;height:145.5pt;mso-position-horizontal-relative:char;mso-position-vertical-relative:line" coordorigin="25170,28560" coordsize="56578,18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">
                <v:group id="Nhóm 1705884847" o:spid="_x0000_s1039" style="position:absolute;left:25170;top:28560;width:56579;height:18479" coordorigin="25107,28497" coordsize="56706,18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">
                  <v:rect id="Hình chữ nhật 1468803985" o:spid="_x0000_s1040" style="position:absolute;left:25107;top:28497;width:56706;height:186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3D57EF2B" w14:textId="77777777" w:rsidR="00F432EE" w:rsidRDefault="00F432EE" w:rsidP="00F432EE">
                          <w:pPr>
                            <w:spacing w:after="0" w:line="240" w:lineRule="auto"/>
                            <w:ind w:left="0" w:firstLine="0"/>
                            <w:textDirection w:val="btLr"/>
                          </w:pPr>
                        </w:p>
                      </w:txbxContent>
                    </v:textbox>
                  </v:rect>
                  <v:group id="Nhóm 981872187" o:spid="_x0000_s1041" style="position:absolute;left:25170;top:28560;width:56579;height:18479" coordsize="56578,18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">
                    <v:rect id="Hình chữ nhật 807116861" o:spid="_x0000_s1042" style="position:absolute;width:56578;height:184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33AF52D3" w14:textId="77777777" w:rsidR="00F432EE" w:rsidRDefault="00F432EE" w:rsidP="00F432EE">
                            <w:pPr>
                              <w:spacing w:after="0" w:line="240" w:lineRule="auto"/>
                              <w:ind w:left="0" w:firstLine="0"/>
                              <w:textDirection w:val="btLr"/>
                            </w:pPr>
                          </w:p>
                        </w:txbxContent>
                      </v:textbox>
                    </v:rect>
                    <v:rect id="Hình chữ nhật 1117354" o:spid="_x0000_s1043" style="position:absolute;left:23050;width:11811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" fillcolor="white [3201]" strokecolor="black [3200]" strokeweight="1pt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47682083" w14:textId="77777777" w:rsidR="00F432EE" w:rsidRDefault="00F432EE" w:rsidP="00F432EE">
                            <w:pPr>
                              <w:spacing w:before="60" w:after="120" w:line="240" w:lineRule="auto"/>
                              <w:ind w:lef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Trang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chủ</w:t>
                            </w:r>
                            <w:proofErr w:type="spellEnd"/>
                          </w:p>
                        </w:txbxContent>
                      </v:textbox>
                    </v:rect>
                    <v:rect id="Hình chữ nhật 1841747445" o:spid="_x0000_s1044" style="position:absolute;top:8382;width:9239;height:3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" fillcolor="white [3201]" strokecolor="black [3200]" strokeweight="1pt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19F74C57" w14:textId="77777777" w:rsidR="00F432EE" w:rsidRDefault="00F432EE" w:rsidP="00F432EE">
                            <w:pPr>
                              <w:spacing w:before="60" w:after="120" w:line="240" w:lineRule="auto"/>
                              <w:ind w:left="0" w:firstLine="0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Sản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phẩm</w:t>
                            </w:r>
                            <w:proofErr w:type="spellEnd"/>
                          </w:p>
                        </w:txbxContent>
                      </v:textbox>
                    </v:rect>
                    <v:rect id="Hình chữ nhật 1950825078" o:spid="_x0000_s1045" style="position:absolute;left:12192;top:8382;width:9239;height:3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" fillcolor="white [3201]" strokecolor="black [3200]" strokeweight="1pt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725939CC" w14:textId="77777777" w:rsidR="00F432EE" w:rsidRDefault="00F432EE" w:rsidP="00F432EE">
                            <w:pPr>
                              <w:spacing w:before="60" w:after="120" w:line="240" w:lineRule="auto"/>
                              <w:ind w:left="0" w:firstLine="0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Nhãn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hiệu</w:t>
                            </w:r>
                            <w:proofErr w:type="spellEnd"/>
                          </w:p>
                        </w:txbxContent>
                      </v:textbox>
                    </v:rect>
                    <v:rect id="Hình chữ nhật 1162941999" o:spid="_x0000_s1046" style="position:absolute;left:24098;top:8382;width:9239;height:3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" fillcolor="white [3201]" strokecolor="black [3200]" strokeweight="1pt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1C8E1E56" w14:textId="77777777" w:rsidR="00F432EE" w:rsidRDefault="00F432EE" w:rsidP="00F432EE">
                            <w:pPr>
                              <w:spacing w:before="60" w:after="120" w:line="240" w:lineRule="auto"/>
                              <w:ind w:left="0" w:firstLine="0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Tìm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kiếm</w:t>
                            </w:r>
                            <w:proofErr w:type="spellEnd"/>
                          </w:p>
                        </w:txbxContent>
                      </v:textbox>
                    </v:rect>
                    <v:rect id="Hình chữ nhật 794516109" o:spid="_x0000_s1047" style="position:absolute;left:35718;top:8382;width:9240;height:3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" fillcolor="white [3201]" strokecolor="black [3200]" strokeweight="1pt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7BAF76C7" w14:textId="77777777" w:rsidR="00F432EE" w:rsidRDefault="00F432EE" w:rsidP="00F432EE">
                            <w:pPr>
                              <w:spacing w:before="60" w:after="120" w:line="240" w:lineRule="auto"/>
                              <w:ind w:left="0" w:firstLine="0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Giới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thiệu</w:t>
                            </w:r>
                            <w:proofErr w:type="spellEnd"/>
                          </w:p>
                        </w:txbxContent>
                      </v:textbox>
                    </v:rect>
                    <v:rect id="Hình chữ nhật 1537407702" o:spid="_x0000_s1048" style="position:absolute;left:47339;top:8382;width:9239;height:3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" fillcolor="white [3201]" strokecolor="black [3200]" strokeweight="1pt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037FC38C" w14:textId="77777777" w:rsidR="00F432EE" w:rsidRDefault="00F432EE" w:rsidP="00F432EE">
                            <w:pPr>
                              <w:spacing w:before="60" w:after="120" w:line="240" w:lineRule="auto"/>
                              <w:ind w:lef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Liên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hệ</w:t>
                            </w:r>
                            <w:proofErr w:type="spellEnd"/>
                          </w:p>
                        </w:txbxContent>
                      </v:textbox>
                    </v:rect>
                    <v:rect id="Hình chữ nhật 425340155" o:spid="_x0000_s1049" style="position:absolute;left:16383;top:14668;width:9810;height:3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" fillcolor="white [3201]" strokecolor="black [3200]" strokeweight="1pt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078A8DBC" w14:textId="77777777" w:rsidR="00F432EE" w:rsidRDefault="00F432EE" w:rsidP="00F432EE">
                            <w:pPr>
                              <w:spacing w:before="60" w:after="120" w:line="240" w:lineRule="auto"/>
                              <w:ind w:left="0" w:firstLine="0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Hướng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dẫn</w:t>
                            </w:r>
                            <w:proofErr w:type="spellEnd"/>
                          </w:p>
                        </w:txbxContent>
                      </v:textbox>
                    </v:rect>
                    <v:rect id="Hình chữ nhật 1621834649" o:spid="_x0000_s1050" style="position:absolute;left:29432;top:14668;width:9811;height:3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" fillcolor="white [3201]" strokecolor="black [3200]" strokeweight="1pt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726C9C32" w14:textId="77777777" w:rsidR="00F432EE" w:rsidRDefault="00F432EE" w:rsidP="00F432EE">
                            <w:pPr>
                              <w:spacing w:before="60" w:after="120" w:line="240" w:lineRule="auto"/>
                              <w:ind w:left="0" w:firstLine="0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Đăng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nhập</w:t>
                            </w:r>
                            <w:proofErr w:type="spellEnd"/>
                          </w:p>
                        </w:txbxContent>
                      </v:textbox>
                    </v:rect>
                    <v:rect id="Hình chữ nhật 1078909321" o:spid="_x0000_s1051" style="position:absolute;left:41338;top:14668;width:9811;height:3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" fillcolor="white [3201]" strokecolor="black [3200]" strokeweight="1pt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63A26D46" w14:textId="77777777" w:rsidR="00F432EE" w:rsidRDefault="00F432EE" w:rsidP="00F432EE">
                            <w:pPr>
                              <w:spacing w:before="60" w:after="120" w:line="240" w:lineRule="auto"/>
                              <w:ind w:left="0" w:firstLine="0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Đăng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xuất</w:t>
                            </w:r>
                            <w:proofErr w:type="spellEnd"/>
                          </w:p>
                        </w:txbxContent>
                      </v:textbox>
                    </v:rect>
                    <v:rect id="Hình chữ nhật 87579004" o:spid="_x0000_s1052" style="position:absolute;left:2667;top:14763;width:9810;height:3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" fillcolor="white [3201]" strokecolor="black [3200]" strokeweight="1pt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6561CBDC" w14:textId="77777777" w:rsidR="00F432EE" w:rsidRDefault="00F432EE" w:rsidP="00F432EE">
                            <w:pPr>
                              <w:spacing w:before="60" w:after="120" w:line="240" w:lineRule="auto"/>
                              <w:ind w:left="0" w:firstLine="0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Giỏ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hàng</w:t>
                            </w:r>
                            <w:proofErr w:type="spellEnd"/>
                          </w:p>
                        </w:txbxContent>
                      </v:textbox>
                    </v:rect>
                    <v:shape id="Đường kết nối Mũi tên Thẳng 1145951000" o:spid="_x0000_s1053" type="#_x0000_t32" style="position:absolute;left:4286;top:5810;width:4762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" strokecolor="black [3200]">
                      <v:stroke startarrowwidth="narrow" startarrowlength="short" endarrowwidth="narrow" endarrowlength="short"/>
                    </v:shape>
                    <v:shape id="Đường kết nối Mũi tên Thẳng 572318002" o:spid="_x0000_s1054" type="#_x0000_t32" style="position:absolute;left:4286;top:5810;width:0;height:2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" strokecolor="black [3200]" strokeweight="1pt">
                      <v:stroke startarrowwidth="narrow" startarrowlength="short" endarrow="block"/>
                    </v:shape>
                    <v:shape id="Đường kết nối Mũi tên Thẳng 1961831615" o:spid="_x0000_s1055" type="#_x0000_t32" style="position:absolute;left:16954;top:5810;width:0;height:2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" strokecolor="black [3200]" strokeweight="1pt">
                      <v:stroke startarrowwidth="narrow" startarrowlength="short" endarrow="block"/>
                    </v:shape>
                    <v:shape id="Đường kết nối Mũi tên Thẳng 313528322" o:spid="_x0000_s1056" type="#_x0000_t32" style="position:absolute;left:29051;top:5810;width:0;height:2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" strokecolor="black [3200]" strokeweight="1pt">
                      <v:stroke startarrowwidth="narrow" startarrowlength="short" endarrow="block"/>
                    </v:shape>
                    <v:shape id="Đường kết nối Mũi tên Thẳng 1856591613" o:spid="_x0000_s1057" type="#_x0000_t32" style="position:absolute;left:40671;top:5810;width:0;height:2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" strokecolor="black [3200]" strokeweight="1pt">
                      <v:stroke startarrowwidth="narrow" startarrowlength="short" endarrow="block"/>
                    </v:shape>
                    <v:shape id="Đường kết nối Mũi tên Thẳng 625031540" o:spid="_x0000_s1058" type="#_x0000_t32" style="position:absolute;left:51911;top:5810;width:0;height:2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" strokecolor="black [3200]" strokeweight="1pt">
                      <v:stroke startarrowwidth="narrow" startarrowlength="short" endarrow="block"/>
                    </v:shape>
                    <v:shape id="Đường kết nối Mũi tên Thẳng 1259824888" o:spid="_x0000_s1059" type="#_x0000_t32" style="position:absolute;left:29051;top:3429;width:0;height:2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" strokecolor="black [3200]" strokeweight="1pt">
                      <v:stroke startarrowwidth="narrow" startarrowlength="short" endarrow="block"/>
                    </v:shape>
                    <v:shape id="Đường kết nối Mũi tên Thẳng 938464824" o:spid="_x0000_s1060" type="#_x0000_t32" style="position:absolute;left:4286;top:12096;width:0;height:2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" strokecolor="black [3200]" strokeweight="1pt">
                      <v:stroke startarrowwidth="narrow" startarrowlength="short" endarrow="block"/>
                    </v:shape>
                    <v:shape id="Đường kết nối Mũi tên Thẳng 628038864" o:spid="_x0000_s1061" type="#_x0000_t32" style="position:absolute;left:22669;top:5905;width:0;height:86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" strokecolor="black [3200]" strokeweight="1pt">
                      <v:stroke startarrowwidth="narrow" startarrowlength="short" endarrow="block"/>
                    </v:shape>
                    <v:shape id="Đường kết nối Mũi tên Thẳng 1014042945" o:spid="_x0000_s1062" type="#_x0000_t32" style="position:absolute;left:34385;top:5905;width:0;height:86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" strokecolor="black [3200]" strokeweight="1pt">
                      <v:stroke startarrowwidth="narrow" startarrowlength="short" endarrow="block"/>
                    </v:shape>
                    <v:shape id="Đường kết nối Mũi tên Thẳng 1677974083" o:spid="_x0000_s1063" type="#_x0000_t32" style="position:absolute;left:46196;top:5905;width:0;height:86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" strokecolor="black [3200]" strokeweight="1pt">
                      <v:stroke startarrowwidth="narrow" startarrowlength="short" endarrow="block"/>
                    </v:shape>
                    <v:shape id="Đường kết nối Mũi tên Thẳng 1935279974" o:spid="_x0000_s1064" type="#_x0000_t32" style="position:absolute;left:10382;top:5905;width:0;height:86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" strokecolor="black [3200]" strokeweight="1pt">
                      <v:stroke startarrowwidth="narrow" startarrowlength="short" endarrow="block"/>
                    </v:shape>
                  </v:group>
                </v:group>
                <w10:anchorlock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3CCCD9D0" wp14:editId="19CCCDAB">
                <wp:simplePos x="0" y="0"/>
                <wp:positionH relativeFrom="column">
                  <wp:posOffset>342900</wp:posOffset>
                </wp:positionH>
                <wp:positionV relativeFrom="paragraph">
                  <wp:posOffset>114300</wp:posOffset>
                </wp:positionV>
                <wp:extent cx="12700" cy="12700"/>
                <wp:effectExtent l="0" t="0" r="0" b="0"/>
                <wp:wrapNone/>
                <wp:docPr id="2" name="Đường kết nối: Mũi tên Gấp khú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80000"/>
                          <a:ext cx="0" cy="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11C0C3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Đường kết nối: Mũi tên Gấp khúc 2" o:spid="_x0000_s1026" type="#_x0000_t34" style="position:absolute;margin-left:27pt;margin-top:9pt;width:1pt;height: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" strokecolor="#4a7dba">
                <v:stroke startarrowwidth="narrow" startarrowlength="short" endarrowwidth="narrow" endarrowlength="short" joinstyle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60FAC913" wp14:editId="1000C156">
                <wp:simplePos x="0" y="0"/>
                <wp:positionH relativeFrom="column">
                  <wp:posOffset>317500</wp:posOffset>
                </wp:positionH>
                <wp:positionV relativeFrom="paragraph">
                  <wp:posOffset>254000</wp:posOffset>
                </wp:positionV>
                <wp:extent cx="12700" cy="12700"/>
                <wp:effectExtent l="0" t="0" r="0" b="0"/>
                <wp:wrapNone/>
                <wp:docPr id="7" name="Đường kết nối Mũi tên Thẳn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80000"/>
                          <a:ext cx="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7E97D6" id="Đường kết nối Mũi tên Thẳng 7" o:spid="_x0000_s1026" type="#_x0000_t32" style="position:absolute;margin-left:25pt;margin-top:20pt;width:1pt;height: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" strokecolor="black [3200]" strokeweight="1pt">
                <v:stroke startarrowwidth="narrow" startarrowlength="short" endarrowwidth="narrow" endarrowlength="short"/>
              </v:shape>
            </w:pict>
          </mc:Fallback>
        </mc:AlternateContent>
      </w:r>
    </w:p>
    <w:p w14:paraId="435477ED" w14:textId="77777777" w:rsidR="00F432EE" w:rsidRDefault="00F432EE" w:rsidP="00F432EE">
      <w:pPr>
        <w:pStyle w:val="u2"/>
        <w:numPr>
          <w:ilvl w:val="2"/>
          <w:numId w:val="8"/>
        </w:numPr>
      </w:pPr>
      <w:bookmarkStart w:id="49" w:name="_1v1yuxt" w:colFirst="0" w:colLast="0"/>
      <w:bookmarkEnd w:id="49"/>
      <w:r>
        <w:t>Sitemap (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):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1A8993B2" w14:textId="77777777" w:rsidR="00F432EE" w:rsidRDefault="00F432EE" w:rsidP="00F432EE">
      <w:pPr>
        <w:ind w:left="0" w:firstLine="0"/>
        <w:rPr>
          <w:b/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0805B525" wp14:editId="5E03090F">
                <wp:extent cx="5578524" cy="2552700"/>
                <wp:effectExtent l="0" t="0" r="0" b="0"/>
                <wp:docPr id="5" name="Nhóm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524" cy="2552700"/>
                          <a:chOff x="2556725" y="2503625"/>
                          <a:chExt cx="5578550" cy="2552750"/>
                        </a:xfrm>
                      </wpg:grpSpPr>
                      <wpg:grpSp>
                        <wpg:cNvPr id="1865778655" name="Nhóm 1865778655"/>
                        <wpg:cNvGrpSpPr/>
                        <wpg:grpSpPr>
                          <a:xfrm>
                            <a:off x="2556738" y="2503650"/>
                            <a:ext cx="5578524" cy="2552700"/>
                            <a:chOff x="2550375" y="2497275"/>
                            <a:chExt cx="5591250" cy="2565450"/>
                          </a:xfrm>
                        </wpg:grpSpPr>
                        <wps:wsp>
                          <wps:cNvPr id="1207026690" name="Hình chữ nhật 1207026690"/>
                          <wps:cNvSpPr/>
                          <wps:spPr>
                            <a:xfrm>
                              <a:off x="2550375" y="2497275"/>
                              <a:ext cx="5591250" cy="2565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958B50" w14:textId="77777777" w:rsidR="00F432EE" w:rsidRDefault="00F432EE" w:rsidP="00F432EE">
                                <w:pPr>
                                  <w:spacing w:after="0" w:line="240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48814478" name="Nhóm 348814478"/>
                          <wpg:cNvGrpSpPr/>
                          <wpg:grpSpPr>
                            <a:xfrm>
                              <a:off x="2556738" y="2503650"/>
                              <a:ext cx="5578524" cy="2552700"/>
                              <a:chOff x="0" y="0"/>
                              <a:chExt cx="5578524" cy="2552700"/>
                            </a:xfrm>
                          </wpg:grpSpPr>
                          <wps:wsp>
                            <wps:cNvPr id="489046378" name="Hình chữ nhật 489046378"/>
                            <wps:cNvSpPr/>
                            <wps:spPr>
                              <a:xfrm>
                                <a:off x="0" y="0"/>
                                <a:ext cx="5578500" cy="2552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300A14A" w14:textId="77777777" w:rsidR="00F432EE" w:rsidRDefault="00F432EE" w:rsidP="00F432EE">
                                  <w:pPr>
                                    <w:spacing w:after="0" w:line="240" w:lineRule="auto"/>
                                    <w:ind w:left="0" w:firstLine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97076744" name="Đường kết nối Mũi tên Thẳng 1197076744"/>
                            <wps:cNvCnPr/>
                            <wps:spPr>
                              <a:xfrm>
                                <a:off x="2867025" y="333375"/>
                                <a:ext cx="0" cy="26304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347333597" name="Hình chữ nhật 347333597"/>
                            <wps:cNvSpPr/>
                            <wps:spPr>
                              <a:xfrm>
                                <a:off x="2276475" y="0"/>
                                <a:ext cx="1164928" cy="3619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1F2E296" w14:textId="77777777" w:rsidR="00F432EE" w:rsidRDefault="00F432EE" w:rsidP="00F432EE">
                                  <w:pPr>
                                    <w:spacing w:before="60" w:after="120" w:line="240" w:lineRule="auto"/>
                                    <w:ind w:left="0" w:firstLine="0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Trang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chủ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251595320" name="Hình chữ nhật 251595320"/>
                            <wps:cNvSpPr/>
                            <wps:spPr>
                              <a:xfrm>
                                <a:off x="0" y="828675"/>
                                <a:ext cx="911274" cy="3663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B760A3D" w14:textId="77777777" w:rsidR="00F432EE" w:rsidRDefault="00F432EE" w:rsidP="00F432EE">
                                  <w:pPr>
                                    <w:spacing w:before="60" w:after="120" w:line="240" w:lineRule="auto"/>
                                    <w:ind w:left="0" w:firstLine="0"/>
                                    <w:jc w:val="center"/>
                                    <w:textDirection w:val="btLr"/>
                                  </w:pP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Sản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phẩm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011874179" name="Hình chữ nhật 1011874179"/>
                            <wps:cNvSpPr/>
                            <wps:spPr>
                              <a:xfrm>
                                <a:off x="1200150" y="828675"/>
                                <a:ext cx="911274" cy="3663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4EFC228" w14:textId="77777777" w:rsidR="00F432EE" w:rsidRDefault="00F432EE" w:rsidP="00F432EE">
                                  <w:pPr>
                                    <w:spacing w:before="60" w:after="120" w:line="240" w:lineRule="auto"/>
                                    <w:ind w:left="0" w:firstLine="0"/>
                                    <w:jc w:val="center"/>
                                    <w:textDirection w:val="btLr"/>
                                  </w:pP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Nhãn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hiệu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548529198" name="Hình chữ nhật 1548529198"/>
                            <wps:cNvSpPr/>
                            <wps:spPr>
                              <a:xfrm>
                                <a:off x="2381250" y="828675"/>
                                <a:ext cx="911274" cy="3663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B6BEFFB" w14:textId="77777777" w:rsidR="00F432EE" w:rsidRDefault="00F432EE" w:rsidP="00F432EE">
                                  <w:pPr>
                                    <w:spacing w:before="60" w:after="120" w:line="240" w:lineRule="auto"/>
                                    <w:ind w:left="0" w:firstLine="0"/>
                                    <w:jc w:val="center"/>
                                    <w:textDirection w:val="btLr"/>
                                  </w:pP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Tìm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kiếm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623819895" name="Hình chữ nhật 623819895"/>
                            <wps:cNvSpPr/>
                            <wps:spPr>
                              <a:xfrm>
                                <a:off x="3524250" y="828675"/>
                                <a:ext cx="911274" cy="3663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0D46A27" w14:textId="77777777" w:rsidR="00F432EE" w:rsidRDefault="00F432EE" w:rsidP="00F432EE">
                                  <w:pPr>
                                    <w:spacing w:before="60" w:after="120" w:line="240" w:lineRule="auto"/>
                                    <w:ind w:left="0" w:firstLine="0"/>
                                    <w:jc w:val="center"/>
                                    <w:textDirection w:val="btLr"/>
                                  </w:pP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Giới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thiệu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758425466" name="Hình chữ nhật 1758425466"/>
                            <wps:cNvSpPr/>
                            <wps:spPr>
                              <a:xfrm>
                                <a:off x="4667250" y="828675"/>
                                <a:ext cx="911274" cy="3663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DCFE42C" w14:textId="77777777" w:rsidR="00F432EE" w:rsidRDefault="00F432EE" w:rsidP="00F432EE">
                                  <w:pPr>
                                    <w:spacing w:before="60" w:after="120" w:line="240" w:lineRule="auto"/>
                                    <w:ind w:left="0" w:firstLine="0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Liên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hệ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690347928" name="Hình chữ nhật 1690347928"/>
                            <wps:cNvSpPr/>
                            <wps:spPr>
                              <a:xfrm>
                                <a:off x="1619250" y="1447800"/>
                                <a:ext cx="967642" cy="3663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0B0A26E" w14:textId="77777777" w:rsidR="00F432EE" w:rsidRDefault="00F432EE" w:rsidP="00F432EE">
                                  <w:pPr>
                                    <w:spacing w:before="60" w:after="120" w:line="240" w:lineRule="auto"/>
                                    <w:ind w:left="0" w:firstLine="0"/>
                                    <w:jc w:val="center"/>
                                    <w:textDirection w:val="btLr"/>
                                  </w:pP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Hướng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dẫn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961437474" name="Hình chữ nhật 1961437474"/>
                            <wps:cNvSpPr/>
                            <wps:spPr>
                              <a:xfrm>
                                <a:off x="2905125" y="1447800"/>
                                <a:ext cx="967642" cy="3663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28EFCA2" w14:textId="77777777" w:rsidR="00F432EE" w:rsidRDefault="00F432EE" w:rsidP="00F432EE">
                                  <w:pPr>
                                    <w:spacing w:before="60" w:after="120" w:line="240" w:lineRule="auto"/>
                                    <w:ind w:left="0" w:firstLine="0"/>
                                    <w:jc w:val="center"/>
                                    <w:textDirection w:val="btLr"/>
                                  </w:pP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Đăng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xuất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358073171" name="Hình chữ nhật 1358073171"/>
                            <wps:cNvSpPr/>
                            <wps:spPr>
                              <a:xfrm>
                                <a:off x="4076700" y="1447800"/>
                                <a:ext cx="1457325" cy="365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B86AF98" w14:textId="77777777" w:rsidR="00F432EE" w:rsidRDefault="00F432EE" w:rsidP="00F432EE">
                                  <w:pPr>
                                    <w:spacing w:before="60" w:after="120" w:line="240" w:lineRule="auto"/>
                                    <w:ind w:left="0" w:firstLine="0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Thông tin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cá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nhân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376773517" name="Đường kết nối Mũi tên Thẳng 1376773517"/>
                            <wps:cNvCnPr/>
                            <wps:spPr>
                              <a:xfrm>
                                <a:off x="419100" y="571500"/>
                                <a:ext cx="46972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936675404" name="Đường kết nối Mũi tên Thẳng 1936675404"/>
                            <wps:cNvCnPr/>
                            <wps:spPr>
                              <a:xfrm>
                                <a:off x="419100" y="571500"/>
                                <a:ext cx="0" cy="26304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1560433496" name="Đường kết nối Mũi tên Thẳng 1560433496"/>
                            <wps:cNvCnPr/>
                            <wps:spPr>
                              <a:xfrm>
                                <a:off x="1676400" y="571500"/>
                                <a:ext cx="0" cy="26304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1334639053" name="Đường kết nối Mũi tên Thẳng 1334639053"/>
                            <wps:cNvCnPr/>
                            <wps:spPr>
                              <a:xfrm>
                                <a:off x="2867025" y="571500"/>
                                <a:ext cx="0" cy="26304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834954713" name="Đường kết nối Mũi tên Thẳng 834954713"/>
                            <wps:cNvCnPr/>
                            <wps:spPr>
                              <a:xfrm>
                                <a:off x="4010025" y="571500"/>
                                <a:ext cx="0" cy="26304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1354444198" name="Đường kết nối Mũi tên Thẳng 1354444198"/>
                            <wps:cNvCnPr/>
                            <wps:spPr>
                              <a:xfrm>
                                <a:off x="5124450" y="571500"/>
                                <a:ext cx="0" cy="26304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1620324712" name="Đường kết nối Mũi tên Thẳng 1620324712"/>
                            <wps:cNvCnPr/>
                            <wps:spPr>
                              <a:xfrm>
                                <a:off x="2238375" y="581025"/>
                                <a:ext cx="0" cy="85490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555658428" name="Đường kết nối Mũi tên Thẳng 555658428"/>
                            <wps:cNvCnPr/>
                            <wps:spPr>
                              <a:xfrm>
                                <a:off x="3390900" y="581025"/>
                                <a:ext cx="0" cy="85490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991984938" name="Đường kết nối Mũi tên Thẳng 991984938"/>
                            <wps:cNvCnPr/>
                            <wps:spPr>
                              <a:xfrm>
                                <a:off x="4552950" y="581025"/>
                                <a:ext cx="0" cy="85490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875912508" name="Đường kết nối Mũi tên Thẳng 875912508"/>
                            <wps:cNvCnPr/>
                            <wps:spPr>
                              <a:xfrm>
                                <a:off x="1019175" y="581025"/>
                                <a:ext cx="0" cy="85490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36645561" name="Đường kết nối Mũi tên Thẳng 36645561"/>
                            <wps:cNvCnPr/>
                            <wps:spPr>
                              <a:xfrm>
                                <a:off x="419100" y="1190625"/>
                                <a:ext cx="0" cy="26304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803356468" name="Hình chữ nhật 803356468"/>
                            <wps:cNvSpPr/>
                            <wps:spPr>
                              <a:xfrm>
                                <a:off x="266700" y="1457325"/>
                                <a:ext cx="967642" cy="3663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B077595" w14:textId="77777777" w:rsidR="00F432EE" w:rsidRDefault="00F432EE" w:rsidP="00F432EE">
                                  <w:pPr>
                                    <w:spacing w:before="60" w:after="120" w:line="240" w:lineRule="auto"/>
                                    <w:ind w:left="0" w:firstLine="0"/>
                                    <w:jc w:val="center"/>
                                    <w:textDirection w:val="btLr"/>
                                  </w:pP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Giỏ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hàng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128799416" name="Hình chữ nhật 1128799416"/>
                            <wps:cNvSpPr/>
                            <wps:spPr>
                              <a:xfrm>
                                <a:off x="266700" y="2076450"/>
                                <a:ext cx="967642" cy="3663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49B54FF" w14:textId="77777777" w:rsidR="00F432EE" w:rsidRDefault="00F432EE" w:rsidP="00F432EE">
                                  <w:pPr>
                                    <w:spacing w:before="60" w:after="120" w:line="240" w:lineRule="auto"/>
                                    <w:ind w:left="0" w:firstLine="0"/>
                                    <w:jc w:val="center"/>
                                    <w:textDirection w:val="btLr"/>
                                  </w:pP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Đặt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mua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423988221" name="Đường kết nối Mũi tên Thẳng 1423988221"/>
                            <wps:cNvCnPr/>
                            <wps:spPr>
                              <a:xfrm>
                                <a:off x="742950" y="1819275"/>
                                <a:ext cx="0" cy="26304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262221169" name="Hình chữ nhật 262221169"/>
                            <wps:cNvSpPr/>
                            <wps:spPr>
                              <a:xfrm>
                                <a:off x="2705100" y="2076450"/>
                                <a:ext cx="1367155" cy="365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BE4915F" w14:textId="77777777" w:rsidR="00F432EE" w:rsidRDefault="00F432EE" w:rsidP="00F432EE">
                                  <w:pPr>
                                    <w:spacing w:before="60" w:after="120" w:line="240" w:lineRule="auto"/>
                                    <w:ind w:left="0" w:firstLine="0"/>
                                    <w:jc w:val="center"/>
                                    <w:textDirection w:val="btLr"/>
                                  </w:pP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Đổi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mật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khẩu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814844057" name="Hình chữ nhật 1814844057"/>
                            <wps:cNvSpPr/>
                            <wps:spPr>
                              <a:xfrm>
                                <a:off x="4400550" y="2076450"/>
                                <a:ext cx="1167130" cy="3663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30D8817" w14:textId="77777777" w:rsidR="00F432EE" w:rsidRDefault="00F432EE" w:rsidP="00F432EE">
                                  <w:pPr>
                                    <w:spacing w:before="60" w:after="120" w:line="240" w:lineRule="auto"/>
                                    <w:ind w:left="0" w:firstLine="0"/>
                                    <w:jc w:val="center"/>
                                    <w:textDirection w:val="btLr"/>
                                  </w:pP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Sửa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thông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tin 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986773259" name="Đường kết nối Mũi tên Thẳng 1986773259"/>
                            <wps:cNvCnPr/>
                            <wps:spPr>
                              <a:xfrm>
                                <a:off x="4953000" y="1819275"/>
                                <a:ext cx="0" cy="26304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27830969" name="Hình tự do: Hình 27830969"/>
                            <wps:cNvSpPr/>
                            <wps:spPr>
                              <a:xfrm>
                                <a:off x="3324225" y="1819275"/>
                                <a:ext cx="1104900" cy="2476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04900" h="247650" extrusionOk="0">
                                    <a:moveTo>
                                      <a:pt x="1104900" y="0"/>
                                    </a:moveTo>
                                    <a:lnTo>
                                      <a:pt x="1104900" y="142875"/>
                                    </a:lnTo>
                                    <a:lnTo>
                                      <a:pt x="0" y="142875"/>
                                    </a:lnTo>
                                    <a:lnTo>
                                      <a:pt x="0" y="247650"/>
                                    </a:lnTo>
                                  </a:path>
                                </a:pathLst>
                              </a:cu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triangle" w="med" len="med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95714192" name="Hình chữ nhật 1095714192"/>
                            <wps:cNvSpPr/>
                            <wps:spPr>
                              <a:xfrm>
                                <a:off x="1552575" y="2076450"/>
                                <a:ext cx="967642" cy="3663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2700074" w14:textId="77777777" w:rsidR="00F432EE" w:rsidRDefault="00F432EE" w:rsidP="00F432EE">
                                  <w:pPr>
                                    <w:spacing w:before="60" w:after="120" w:line="240" w:lineRule="auto"/>
                                    <w:ind w:left="0" w:firstLine="0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Bình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luận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713675789" name="Hình tự do: Hình 1713675789"/>
                            <wps:cNvSpPr/>
                            <wps:spPr>
                              <a:xfrm>
                                <a:off x="133350" y="1200150"/>
                                <a:ext cx="1914525" cy="13525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914525" h="1352550" extrusionOk="0">
                                    <a:moveTo>
                                      <a:pt x="9525" y="0"/>
                                    </a:moveTo>
                                    <a:lnTo>
                                      <a:pt x="0" y="1352550"/>
                                    </a:lnTo>
                                    <a:lnTo>
                                      <a:pt x="1914525" y="1352550"/>
                                    </a:lnTo>
                                    <a:lnTo>
                                      <a:pt x="1914525" y="1247775"/>
                                    </a:lnTo>
                                  </a:path>
                                </a:pathLst>
                              </a:cu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triangle" w="med" len="med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805B525" id="Nhóm 5" o:spid="_x0000_s1065" style="width:439.25pt;height:201pt;mso-position-horizontal-relative:char;mso-position-vertical-relative:line" coordorigin="25567,25036" coordsize="55785,25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">
                <v:group id="Nhóm 1865778655" o:spid="_x0000_s1066" style="position:absolute;left:25567;top:25036;width:55785;height:25527" coordorigin="25503,24972" coordsize="55912,25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">
                  <v:rect id="Hình chữ nhật 1207026690" o:spid="_x0000_s1067" style="position:absolute;left:25503;top:24972;width:55913;height:25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" filled="f" stroked="f">
                    <v:textbox inset="2.53958mm,2.53958mm,2.53958mm,2.53958mm">
                      <w:txbxContent>
                        <w:p w14:paraId="0D958B50" w14:textId="77777777" w:rsidR="00F432EE" w:rsidRDefault="00F432EE" w:rsidP="00F432EE">
                          <w:pPr>
                            <w:spacing w:after="0" w:line="240" w:lineRule="auto"/>
                            <w:ind w:left="0" w:firstLine="0"/>
                            <w:textDirection w:val="btLr"/>
                          </w:pPr>
                        </w:p>
                      </w:txbxContent>
                    </v:textbox>
                  </v:rect>
                  <v:group id="Nhóm 348814478" o:spid="_x0000_s1068" style="position:absolute;left:25567;top:25036;width:55785;height:25527" coordsize="55785,25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">
                    <v:rect id="Hình chữ nhật 489046378" o:spid="_x0000_s1069" style="position:absolute;width:55785;height:25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6300A14A" w14:textId="77777777" w:rsidR="00F432EE" w:rsidRDefault="00F432EE" w:rsidP="00F432EE">
                            <w:pPr>
                              <w:spacing w:after="0" w:line="240" w:lineRule="auto"/>
                              <w:ind w:left="0" w:firstLine="0"/>
                              <w:textDirection w:val="btLr"/>
                            </w:pPr>
                          </w:p>
                        </w:txbxContent>
                      </v:textbox>
                    </v:rect>
                    <v:shape id="Đường kết nối Mũi tên Thẳng 1197076744" o:spid="_x0000_s1070" type="#_x0000_t32" style="position:absolute;left:28670;top:3333;width:0;height:26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" strokecolor="black [3200]" strokeweight="1pt">
                      <v:stroke startarrowwidth="narrow" startarrowlength="short" endarrow="block"/>
                    </v:shape>
                    <v:rect id="Hình chữ nhật 347333597" o:spid="_x0000_s1071" style="position:absolute;left:22764;width:11650;height:3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" fillcolor="white [3201]" strokecolor="black [3200]" strokeweight="1pt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51F2E296" w14:textId="77777777" w:rsidR="00F432EE" w:rsidRDefault="00F432EE" w:rsidP="00F432EE">
                            <w:pPr>
                              <w:spacing w:before="60" w:after="120" w:line="240" w:lineRule="auto"/>
                              <w:ind w:lef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Trang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chủ</w:t>
                            </w:r>
                            <w:proofErr w:type="spellEnd"/>
                          </w:p>
                        </w:txbxContent>
                      </v:textbox>
                    </v:rect>
                    <v:rect id="Hình chữ nhật 251595320" o:spid="_x0000_s1072" style="position:absolute;top:8286;width:9112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" fillcolor="white [3201]" strokecolor="black [3200]" strokeweight="1pt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7B760A3D" w14:textId="77777777" w:rsidR="00F432EE" w:rsidRDefault="00F432EE" w:rsidP="00F432EE">
                            <w:pPr>
                              <w:spacing w:before="60" w:after="120" w:line="240" w:lineRule="auto"/>
                              <w:ind w:left="0" w:firstLine="0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Sản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phẩm</w:t>
                            </w:r>
                            <w:proofErr w:type="spellEnd"/>
                          </w:p>
                        </w:txbxContent>
                      </v:textbox>
                    </v:rect>
                    <v:rect id="Hình chữ nhật 1011874179" o:spid="_x0000_s1073" style="position:absolute;left:12001;top:8286;width:9113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" fillcolor="white [3201]" strokecolor="black [3200]" strokeweight="1pt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44EFC228" w14:textId="77777777" w:rsidR="00F432EE" w:rsidRDefault="00F432EE" w:rsidP="00F432EE">
                            <w:pPr>
                              <w:spacing w:before="60" w:after="120" w:line="240" w:lineRule="auto"/>
                              <w:ind w:left="0" w:firstLine="0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Nhãn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hiệu</w:t>
                            </w:r>
                            <w:proofErr w:type="spellEnd"/>
                          </w:p>
                        </w:txbxContent>
                      </v:textbox>
                    </v:rect>
                    <v:rect id="Hình chữ nhật 1548529198" o:spid="_x0000_s1074" style="position:absolute;left:23812;top:8286;width:9113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" fillcolor="white [3201]" strokecolor="black [3200]" strokeweight="1pt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1B6BEFFB" w14:textId="77777777" w:rsidR="00F432EE" w:rsidRDefault="00F432EE" w:rsidP="00F432EE">
                            <w:pPr>
                              <w:spacing w:before="60" w:after="120" w:line="240" w:lineRule="auto"/>
                              <w:ind w:left="0" w:firstLine="0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Tìm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kiếm</w:t>
                            </w:r>
                            <w:proofErr w:type="spellEnd"/>
                          </w:p>
                        </w:txbxContent>
                      </v:textbox>
                    </v:rect>
                    <v:rect id="Hình chữ nhật 623819895" o:spid="_x0000_s1075" style="position:absolute;left:35242;top:8286;width:9113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" fillcolor="white [3201]" strokecolor="black [3200]" strokeweight="1pt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00D46A27" w14:textId="77777777" w:rsidR="00F432EE" w:rsidRDefault="00F432EE" w:rsidP="00F432EE">
                            <w:pPr>
                              <w:spacing w:before="60" w:after="120" w:line="240" w:lineRule="auto"/>
                              <w:ind w:left="0" w:firstLine="0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Giới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thiệu</w:t>
                            </w:r>
                            <w:proofErr w:type="spellEnd"/>
                          </w:p>
                        </w:txbxContent>
                      </v:textbox>
                    </v:rect>
                    <v:rect id="Hình chữ nhật 1758425466" o:spid="_x0000_s1076" style="position:absolute;left:46672;top:8286;width:9113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" fillcolor="white [3201]" strokecolor="black [3200]" strokeweight="1pt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3DCFE42C" w14:textId="77777777" w:rsidR="00F432EE" w:rsidRDefault="00F432EE" w:rsidP="00F432EE">
                            <w:pPr>
                              <w:spacing w:before="60" w:after="120" w:line="240" w:lineRule="auto"/>
                              <w:ind w:lef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Liên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hệ</w:t>
                            </w:r>
                            <w:proofErr w:type="spellEnd"/>
                          </w:p>
                        </w:txbxContent>
                      </v:textbox>
                    </v:rect>
                    <v:rect id="Hình chữ nhật 1690347928" o:spid="_x0000_s1077" style="position:absolute;left:16192;top:14478;width:9676;height:3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" fillcolor="white [3201]" strokecolor="black [3200]" strokeweight="1pt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70B0A26E" w14:textId="77777777" w:rsidR="00F432EE" w:rsidRDefault="00F432EE" w:rsidP="00F432EE">
                            <w:pPr>
                              <w:spacing w:before="60" w:after="120" w:line="240" w:lineRule="auto"/>
                              <w:ind w:left="0" w:firstLine="0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Hướng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dẫn</w:t>
                            </w:r>
                            <w:proofErr w:type="spellEnd"/>
                          </w:p>
                        </w:txbxContent>
                      </v:textbox>
                    </v:rect>
                    <v:rect id="Hình chữ nhật 1961437474" o:spid="_x0000_s1078" style="position:absolute;left:29051;top:14478;width:9676;height:3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" fillcolor="white [3201]" strokecolor="black [3200]" strokeweight="1pt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128EFCA2" w14:textId="77777777" w:rsidR="00F432EE" w:rsidRDefault="00F432EE" w:rsidP="00F432EE">
                            <w:pPr>
                              <w:spacing w:before="60" w:after="120" w:line="240" w:lineRule="auto"/>
                              <w:ind w:left="0" w:firstLine="0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Đăng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xuất</w:t>
                            </w:r>
                            <w:proofErr w:type="spellEnd"/>
                          </w:p>
                        </w:txbxContent>
                      </v:textbox>
                    </v:rect>
                    <v:rect id="Hình chữ nhật 1358073171" o:spid="_x0000_s1079" style="position:absolute;left:40767;top:14478;width:14573;height:3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" fillcolor="white [3201]" strokecolor="black [3200]" strokeweight="1pt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1B86AF98" w14:textId="77777777" w:rsidR="00F432EE" w:rsidRDefault="00F432EE" w:rsidP="00F432EE">
                            <w:pPr>
                              <w:spacing w:before="60" w:after="120" w:line="240" w:lineRule="auto"/>
                              <w:ind w:lef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Thông tin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cá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nhân</w:t>
                            </w:r>
                            <w:proofErr w:type="spellEnd"/>
                          </w:p>
                        </w:txbxContent>
                      </v:textbox>
                    </v:rect>
                    <v:shape id="Đường kết nối Mũi tên Thẳng 1376773517" o:spid="_x0000_s1080" type="#_x0000_t32" style="position:absolute;left:4191;top:5715;width:4697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" strokecolor="black [3200]">
                      <v:stroke startarrowwidth="narrow" startarrowlength="short" endarrowwidth="narrow" endarrowlength="short"/>
                    </v:shape>
                    <v:shape id="Đường kết nối Mũi tên Thẳng 1936675404" o:spid="_x0000_s1081" type="#_x0000_t32" style="position:absolute;left:4191;top:5715;width:0;height:26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" strokecolor="black [3200]" strokeweight="1pt">
                      <v:stroke startarrowwidth="narrow" startarrowlength="short" endarrow="block"/>
                    </v:shape>
                    <v:shape id="Đường kết nối Mũi tên Thẳng 1560433496" o:spid="_x0000_s1082" type="#_x0000_t32" style="position:absolute;left:16764;top:5715;width:0;height:26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" strokecolor="black [3200]" strokeweight="1pt">
                      <v:stroke startarrowwidth="narrow" startarrowlength="short" endarrow="block"/>
                    </v:shape>
                    <v:shape id="Đường kết nối Mũi tên Thẳng 1334639053" o:spid="_x0000_s1083" type="#_x0000_t32" style="position:absolute;left:28670;top:5715;width:0;height:26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" strokecolor="black [3200]" strokeweight="1pt">
                      <v:stroke startarrowwidth="narrow" startarrowlength="short" endarrow="block"/>
                    </v:shape>
                    <v:shape id="Đường kết nối Mũi tên Thẳng 834954713" o:spid="_x0000_s1084" type="#_x0000_t32" style="position:absolute;left:40100;top:5715;width:0;height:26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" strokecolor="black [3200]" strokeweight="1pt">
                      <v:stroke startarrowwidth="narrow" startarrowlength="short" endarrow="block"/>
                    </v:shape>
                    <v:shape id="Đường kết nối Mũi tên Thẳng 1354444198" o:spid="_x0000_s1085" type="#_x0000_t32" style="position:absolute;left:51244;top:5715;width:0;height:26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" strokecolor="black [3200]" strokeweight="1pt">
                      <v:stroke startarrowwidth="narrow" startarrowlength="short" endarrow="block"/>
                    </v:shape>
                    <v:shape id="Đường kết nối Mũi tên Thẳng 1620324712" o:spid="_x0000_s1086" type="#_x0000_t32" style="position:absolute;left:22383;top:5810;width:0;height:85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" strokecolor="black [3200]" strokeweight="1pt">
                      <v:stroke startarrowwidth="narrow" startarrowlength="short" endarrow="block"/>
                    </v:shape>
                    <v:shape id="Đường kết nối Mũi tên Thẳng 555658428" o:spid="_x0000_s1087" type="#_x0000_t32" style="position:absolute;left:33909;top:5810;width:0;height:85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" strokecolor="black [3200]" strokeweight="1pt">
                      <v:stroke startarrowwidth="narrow" startarrowlength="short" endarrow="block"/>
                    </v:shape>
                    <v:shape id="Đường kết nối Mũi tên Thẳng 991984938" o:spid="_x0000_s1088" type="#_x0000_t32" style="position:absolute;left:45529;top:5810;width:0;height:85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" strokecolor="black [3200]" strokeweight="1pt">
                      <v:stroke startarrowwidth="narrow" startarrowlength="short" endarrow="block"/>
                    </v:shape>
                    <v:shape id="Đường kết nối Mũi tên Thẳng 875912508" o:spid="_x0000_s1089" type="#_x0000_t32" style="position:absolute;left:10191;top:5810;width:0;height:85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" strokecolor="black [3200]" strokeweight="1pt">
                      <v:stroke startarrowwidth="narrow" startarrowlength="short" endarrow="block"/>
                    </v:shape>
                    <v:shape id="Đường kết nối Mũi tên Thẳng 36645561" o:spid="_x0000_s1090" type="#_x0000_t32" style="position:absolute;left:4191;top:11906;width:0;height:26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" strokecolor="black [3200]" strokeweight="1pt">
                      <v:stroke startarrowwidth="narrow" startarrowlength="short" endarrow="block"/>
                    </v:shape>
                    <v:rect id="Hình chữ nhật 803356468" o:spid="_x0000_s1091" style="position:absolute;left:2667;top:14573;width:9676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" fillcolor="white [3201]" strokecolor="black [3200]" strokeweight="1pt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5B077595" w14:textId="77777777" w:rsidR="00F432EE" w:rsidRDefault="00F432EE" w:rsidP="00F432EE">
                            <w:pPr>
                              <w:spacing w:before="60" w:after="120" w:line="240" w:lineRule="auto"/>
                              <w:ind w:left="0" w:firstLine="0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Giỏ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hàng</w:t>
                            </w:r>
                            <w:proofErr w:type="spellEnd"/>
                          </w:p>
                        </w:txbxContent>
                      </v:textbox>
                    </v:rect>
                    <v:rect id="Hình chữ nhật 1128799416" o:spid="_x0000_s1092" style="position:absolute;left:2667;top:20764;width:9676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" fillcolor="white [3201]" strokecolor="black [3200]" strokeweight="1pt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749B54FF" w14:textId="77777777" w:rsidR="00F432EE" w:rsidRDefault="00F432EE" w:rsidP="00F432EE">
                            <w:pPr>
                              <w:spacing w:before="60" w:after="120" w:line="240" w:lineRule="auto"/>
                              <w:ind w:left="0" w:firstLine="0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Đặt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mua</w:t>
                            </w:r>
                            <w:proofErr w:type="spellEnd"/>
                          </w:p>
                        </w:txbxContent>
                      </v:textbox>
                    </v:rect>
                    <v:shape id="Đường kết nối Mũi tên Thẳng 1423988221" o:spid="_x0000_s1093" type="#_x0000_t32" style="position:absolute;left:7429;top:18192;width:0;height:26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" strokecolor="black [3200]" strokeweight="1pt">
                      <v:stroke startarrowwidth="narrow" startarrowlength="short" endarrow="block"/>
                    </v:shape>
                    <v:rect id="Hình chữ nhật 262221169" o:spid="_x0000_s1094" style="position:absolute;left:27051;top:20764;width:13671;height:3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" fillcolor="white [3201]" strokecolor="black [3200]" strokeweight="1pt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7BE4915F" w14:textId="77777777" w:rsidR="00F432EE" w:rsidRDefault="00F432EE" w:rsidP="00F432EE">
                            <w:pPr>
                              <w:spacing w:before="60" w:after="120" w:line="240" w:lineRule="auto"/>
                              <w:ind w:left="0" w:firstLine="0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Đổi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mật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khẩu</w:t>
                            </w:r>
                            <w:proofErr w:type="spellEnd"/>
                          </w:p>
                        </w:txbxContent>
                      </v:textbox>
                    </v:rect>
                    <v:rect id="Hình chữ nhật 1814844057" o:spid="_x0000_s1095" style="position:absolute;left:44005;top:20764;width:11671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" fillcolor="white [3201]" strokecolor="black [3200]" strokeweight="1pt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330D8817" w14:textId="77777777" w:rsidR="00F432EE" w:rsidRDefault="00F432EE" w:rsidP="00F432EE">
                            <w:pPr>
                              <w:spacing w:before="60" w:after="120" w:line="240" w:lineRule="auto"/>
                              <w:ind w:left="0" w:firstLine="0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Sửa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thông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tin </w:t>
                            </w:r>
                          </w:p>
                        </w:txbxContent>
                      </v:textbox>
                    </v:rect>
                    <v:shape id="Đường kết nối Mũi tên Thẳng 1986773259" o:spid="_x0000_s1096" type="#_x0000_t32" style="position:absolute;left:49530;top:18192;width:0;height:26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" strokecolor="black [3200]" strokeweight="1pt">
                      <v:stroke startarrowwidth="narrow" startarrowlength="short" endarrow="block"/>
                    </v:shape>
                    <v:shape id="Hình tự do: Hình 27830969" o:spid="_x0000_s1097" style="position:absolute;left:33242;top:18192;width:11049;height:2477;visibility:visible;mso-wrap-style:square;v-text-anchor:middle" coordsize="11049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" path="m1104900,r,142875l,142875,,247650e" filled="f" strokecolor="black [3200]" strokeweight="1pt">
                      <v:stroke startarrowwidth="narrow" startarrowlength="short" endarrow="block"/>
                      <v:path arrowok="t" o:extrusionok="f"/>
                    </v:shape>
                    <v:rect id="Hình chữ nhật 1095714192" o:spid="_x0000_s1098" style="position:absolute;left:15525;top:20764;width:9677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" fillcolor="white [3201]" strokecolor="black [3200]" strokeweight="1pt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62700074" w14:textId="77777777" w:rsidR="00F432EE" w:rsidRDefault="00F432EE" w:rsidP="00F432EE">
                            <w:pPr>
                              <w:spacing w:before="60" w:after="120" w:line="240" w:lineRule="auto"/>
                              <w:ind w:lef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Bình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luận</w:t>
                            </w:r>
                            <w:proofErr w:type="spellEnd"/>
                          </w:p>
                        </w:txbxContent>
                      </v:textbox>
                    </v:rect>
                    <v:shape id="Hình tự do: Hình 1713675789" o:spid="_x0000_s1099" style="position:absolute;left:1333;top:12001;width:19145;height:13526;visibility:visible;mso-wrap-style:square;v-text-anchor:middle" coordsize="1914525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" path="m9525,l,1352550r1914525,l1914525,1247775e" filled="f" strokecolor="black [3200]" strokeweight="1pt">
                      <v:stroke startarrowwidth="narrow" startarrowlength="short" endarrow="block"/>
                      <v:path arrowok="t" o:extrusionok="f"/>
                    </v:shape>
                  </v:group>
                </v:group>
                <w10:anchorlock/>
              </v:group>
            </w:pict>
          </mc:Fallback>
        </mc:AlternateContent>
      </w:r>
    </w:p>
    <w:p w14:paraId="2AF3C9EA" w14:textId="77777777" w:rsidR="00F432EE" w:rsidRDefault="00F432EE" w:rsidP="00F432EE">
      <w:pPr>
        <w:pStyle w:val="u2"/>
        <w:numPr>
          <w:ilvl w:val="2"/>
          <w:numId w:val="8"/>
        </w:numPr>
      </w:pPr>
      <w:bookmarkStart w:id="50" w:name="_4f1mdlm" w:colFirst="0" w:colLast="0"/>
      <w:bookmarkEnd w:id="50"/>
      <w:r>
        <w:lastRenderedPageBreak/>
        <w:t>Sitemap (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):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6595DCF7" w14:textId="77777777" w:rsidR="00F432EE" w:rsidRDefault="00F432EE" w:rsidP="00F432EE">
      <w:pPr>
        <w:spacing w:before="120" w:after="60" w:line="312" w:lineRule="auto"/>
        <w:ind w:left="34"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mc:AlternateContent>
          <mc:Choice Requires="wpg">
            <w:drawing>
              <wp:inline distT="0" distB="0" distL="0" distR="0" wp14:anchorId="357F5C44" wp14:editId="7203720B">
                <wp:extent cx="5353050" cy="2594610"/>
                <wp:effectExtent l="0" t="0" r="0" b="0"/>
                <wp:docPr id="6" name="Nhóm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53050" cy="2594610"/>
                          <a:chOff x="2669475" y="2482675"/>
                          <a:chExt cx="5353050" cy="2594650"/>
                        </a:xfrm>
                      </wpg:grpSpPr>
                      <wpg:grpSp>
                        <wpg:cNvPr id="1801338535" name="Nhóm 1801338535"/>
                        <wpg:cNvGrpSpPr/>
                        <wpg:grpSpPr>
                          <a:xfrm>
                            <a:off x="2669475" y="2482695"/>
                            <a:ext cx="5353050" cy="2594610"/>
                            <a:chOff x="2663100" y="2476325"/>
                            <a:chExt cx="5365800" cy="2607350"/>
                          </a:xfrm>
                        </wpg:grpSpPr>
                        <wps:wsp>
                          <wps:cNvPr id="975582379" name="Hình chữ nhật 975582379"/>
                          <wps:cNvSpPr/>
                          <wps:spPr>
                            <a:xfrm>
                              <a:off x="2663100" y="2476325"/>
                              <a:ext cx="5365800" cy="2607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27BA9F" w14:textId="77777777" w:rsidR="00F432EE" w:rsidRDefault="00F432EE" w:rsidP="00F432EE">
                                <w:pPr>
                                  <w:spacing w:after="0" w:line="240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674411080" name="Nhóm 1674411080"/>
                          <wpg:cNvGrpSpPr/>
                          <wpg:grpSpPr>
                            <a:xfrm>
                              <a:off x="2669475" y="2482695"/>
                              <a:ext cx="5353050" cy="2594610"/>
                              <a:chOff x="0" y="0"/>
                              <a:chExt cx="5353050" cy="2594610"/>
                            </a:xfrm>
                          </wpg:grpSpPr>
                          <wps:wsp>
                            <wps:cNvPr id="43254005" name="Hình chữ nhật 43254005"/>
                            <wps:cNvSpPr/>
                            <wps:spPr>
                              <a:xfrm>
                                <a:off x="0" y="0"/>
                                <a:ext cx="5353050" cy="2594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0683484" w14:textId="77777777" w:rsidR="00F432EE" w:rsidRDefault="00F432EE" w:rsidP="00F432EE">
                                  <w:pPr>
                                    <w:spacing w:after="0" w:line="240" w:lineRule="auto"/>
                                    <w:ind w:left="0" w:firstLine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66459170" name="Đường kết nối Mũi tên Thẳng 1666459170"/>
                            <wps:cNvCnPr/>
                            <wps:spPr>
                              <a:xfrm>
                                <a:off x="2743200" y="352425"/>
                                <a:ext cx="0" cy="2628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193954210" name="Hình chữ nhật 193954210"/>
                            <wps:cNvSpPr/>
                            <wps:spPr>
                              <a:xfrm>
                                <a:off x="2009775" y="0"/>
                                <a:ext cx="1476375" cy="3378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C7F1348" w14:textId="77777777" w:rsidR="00F432EE" w:rsidRDefault="00F432EE" w:rsidP="00F432EE">
                                  <w:pPr>
                                    <w:spacing w:before="60" w:after="120" w:line="240" w:lineRule="auto"/>
                                    <w:ind w:left="0" w:firstLine="0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Trang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chủ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Admin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134932167" name="Hình chữ nhật 1134932167"/>
                            <wps:cNvSpPr/>
                            <wps:spPr>
                              <a:xfrm>
                                <a:off x="9525" y="819150"/>
                                <a:ext cx="1504950" cy="3663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0F95F22" w14:textId="77777777" w:rsidR="00F432EE" w:rsidRDefault="00F432EE" w:rsidP="00F432EE">
                                  <w:pPr>
                                    <w:spacing w:before="60" w:after="120" w:line="240" w:lineRule="auto"/>
                                    <w:ind w:left="0" w:firstLine="0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Quản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lý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Sản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phẩm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245514434" name="Hình chữ nhật 245514434"/>
                            <wps:cNvSpPr/>
                            <wps:spPr>
                              <a:xfrm>
                                <a:off x="1914525" y="819150"/>
                                <a:ext cx="1504950" cy="365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654B9EF" w14:textId="77777777" w:rsidR="00F432EE" w:rsidRDefault="00F432EE" w:rsidP="00F432EE">
                                  <w:pPr>
                                    <w:spacing w:before="60" w:after="120" w:line="240" w:lineRule="auto"/>
                                    <w:ind w:left="0" w:firstLine="0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Quản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lý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Bình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luận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891658031" name="Hình chữ nhật 1891658031"/>
                            <wps:cNvSpPr/>
                            <wps:spPr>
                              <a:xfrm>
                                <a:off x="3838575" y="819150"/>
                                <a:ext cx="1504950" cy="3663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5465F19" w14:textId="77777777" w:rsidR="00F432EE" w:rsidRDefault="00F432EE" w:rsidP="00F432EE">
                                  <w:pPr>
                                    <w:spacing w:before="60" w:after="120" w:line="240" w:lineRule="auto"/>
                                    <w:ind w:left="0" w:firstLine="0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Quản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lý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Loại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735900087" name="Hình chữ nhật 735900087"/>
                            <wps:cNvSpPr/>
                            <wps:spPr>
                              <a:xfrm>
                                <a:off x="0" y="1285875"/>
                                <a:ext cx="1523986" cy="365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E481421" w14:textId="77777777" w:rsidR="00F432EE" w:rsidRDefault="00F432EE" w:rsidP="00F432EE">
                                  <w:pPr>
                                    <w:spacing w:before="60" w:after="120" w:line="240" w:lineRule="auto"/>
                                    <w:ind w:left="0" w:firstLine="0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Quản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lý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Nhãn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hiệu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2014084767" name="Hình chữ nhật 2014084767"/>
                            <wps:cNvSpPr/>
                            <wps:spPr>
                              <a:xfrm>
                                <a:off x="1914525" y="1285875"/>
                                <a:ext cx="1504950" cy="365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4148538" w14:textId="77777777" w:rsidR="00F432EE" w:rsidRDefault="00F432EE" w:rsidP="00F432EE">
                                  <w:pPr>
                                    <w:spacing w:before="60" w:after="120" w:line="240" w:lineRule="auto"/>
                                    <w:ind w:left="0" w:firstLine="0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Quản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lý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Hóa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đơn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944131463" name="Hình chữ nhật 944131463"/>
                            <wps:cNvSpPr/>
                            <wps:spPr>
                              <a:xfrm>
                                <a:off x="3848100" y="1285875"/>
                                <a:ext cx="1504950" cy="3663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FA8A018" w14:textId="77777777" w:rsidR="00F432EE" w:rsidRDefault="00F432EE" w:rsidP="00F432EE">
                                  <w:pPr>
                                    <w:spacing w:before="60" w:after="120" w:line="240" w:lineRule="auto"/>
                                    <w:ind w:left="0" w:firstLine="0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Quản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lý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Liên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hệ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028472279" name="Hình chữ nhật 1028472279"/>
                            <wps:cNvSpPr/>
                            <wps:spPr>
                              <a:xfrm>
                                <a:off x="3848100" y="1762125"/>
                                <a:ext cx="1504950" cy="3663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03EA835" w14:textId="77777777" w:rsidR="00F432EE" w:rsidRDefault="00F432EE" w:rsidP="00F432EE">
                                  <w:pPr>
                                    <w:spacing w:before="60" w:after="120" w:line="240" w:lineRule="auto"/>
                                    <w:ind w:left="0" w:firstLine="0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Quản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lý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Phản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hồi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307114427" name="Hình chữ nhật 307114427"/>
                            <wps:cNvSpPr/>
                            <wps:spPr>
                              <a:xfrm>
                                <a:off x="0" y="1762125"/>
                                <a:ext cx="1504950" cy="3663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C9691F9" w14:textId="77777777" w:rsidR="00F432EE" w:rsidRDefault="00F432EE" w:rsidP="00F432EE">
                                  <w:pPr>
                                    <w:spacing w:before="60" w:after="120" w:line="240" w:lineRule="auto"/>
                                    <w:ind w:left="0" w:firstLine="0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Quản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lý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Tin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tức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238145838" name="Hình chữ nhật 1238145838"/>
                            <wps:cNvSpPr/>
                            <wps:spPr>
                              <a:xfrm>
                                <a:off x="1905000" y="1771650"/>
                                <a:ext cx="1523969" cy="3663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B6D3246" w14:textId="77777777" w:rsidR="00F432EE" w:rsidRDefault="00F432EE" w:rsidP="00F432EE">
                                  <w:pPr>
                                    <w:spacing w:before="60" w:after="120" w:line="240" w:lineRule="auto"/>
                                    <w:ind w:left="0" w:firstLine="0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Quản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lý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Thành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viên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975453492" name="Hình chữ nhật 975453492"/>
                            <wps:cNvSpPr/>
                            <wps:spPr>
                              <a:xfrm>
                                <a:off x="1914525" y="2228850"/>
                                <a:ext cx="1523365" cy="365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4437F34" w14:textId="77777777" w:rsidR="00F432EE" w:rsidRDefault="00F432EE" w:rsidP="00F432EE">
                                  <w:pPr>
                                    <w:spacing w:before="60" w:after="120" w:line="240" w:lineRule="auto"/>
                                    <w:ind w:left="0" w:firstLine="0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Quản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lý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Quản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trị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100474488" name="Hình tự do: Hình 1100474488"/>
                            <wps:cNvSpPr/>
                            <wps:spPr>
                              <a:xfrm>
                                <a:off x="771525" y="619125"/>
                                <a:ext cx="3790950" cy="2000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90950" h="200025" extrusionOk="0">
                                    <a:moveTo>
                                      <a:pt x="0" y="200025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3790950" y="0"/>
                                    </a:lnTo>
                                    <a:lnTo>
                                      <a:pt x="3790950" y="190500"/>
                                    </a:lnTo>
                                  </a:path>
                                </a:pathLst>
                              </a:cu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45519857" name="Đường kết nối Mũi tên Thẳng 1945519857"/>
                            <wps:cNvCnPr/>
                            <wps:spPr>
                              <a:xfrm>
                                <a:off x="2676525" y="619125"/>
                                <a:ext cx="0" cy="2095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1687412035" name="Hình tự do: Hình 1687412035"/>
                            <wps:cNvSpPr/>
                            <wps:spPr>
                              <a:xfrm>
                                <a:off x="1514475" y="628650"/>
                                <a:ext cx="285750" cy="13144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85750" h="1314450" extrusionOk="0">
                                    <a:moveTo>
                                      <a:pt x="285750" y="0"/>
                                    </a:moveTo>
                                    <a:lnTo>
                                      <a:pt x="285750" y="1314450"/>
                                    </a:lnTo>
                                    <a:lnTo>
                                      <a:pt x="0" y="1314450"/>
                                    </a:lnTo>
                                  </a:path>
                                </a:pathLst>
                              </a:cu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triangle" w="med" len="med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14821831" name="Hình tự do: Hình 1014821831"/>
                            <wps:cNvSpPr/>
                            <wps:spPr>
                              <a:xfrm>
                                <a:off x="3429000" y="628650"/>
                                <a:ext cx="142875" cy="1790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85750" h="1314450" extrusionOk="0">
                                    <a:moveTo>
                                      <a:pt x="285750" y="0"/>
                                    </a:moveTo>
                                    <a:lnTo>
                                      <a:pt x="285750" y="1314450"/>
                                    </a:lnTo>
                                    <a:lnTo>
                                      <a:pt x="0" y="1314450"/>
                                    </a:lnTo>
                                  </a:path>
                                </a:pathLst>
                              </a:cu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triangle" w="med" len="med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24044954" name="Đường kết nối Mũi tên Thẳng 1224044954"/>
                            <wps:cNvCnPr/>
                            <wps:spPr>
                              <a:xfrm rot="10800000">
                                <a:off x="1514475" y="1466850"/>
                                <a:ext cx="2857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1085400663" name="Đường kết nối Mũi tên Thẳng 1085400663"/>
                            <wps:cNvCnPr/>
                            <wps:spPr>
                              <a:xfrm rot="10800000">
                                <a:off x="3409950" y="1457325"/>
                                <a:ext cx="1619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98835594" name="Đường kết nối Mũi tên Thẳng 98835594"/>
                            <wps:cNvCnPr/>
                            <wps:spPr>
                              <a:xfrm rot="10800000">
                                <a:off x="3409950" y="1952625"/>
                                <a:ext cx="1619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377676615" name="Hình tự do: Hình 377676615"/>
                            <wps:cNvSpPr/>
                            <wps:spPr>
                              <a:xfrm>
                                <a:off x="3695700" y="628650"/>
                                <a:ext cx="161925" cy="13335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925" h="1333500" extrusionOk="0">
                                    <a:moveTo>
                                      <a:pt x="0" y="0"/>
                                    </a:moveTo>
                                    <a:lnTo>
                                      <a:pt x="0" y="1333500"/>
                                    </a:lnTo>
                                    <a:lnTo>
                                      <a:pt x="161925" y="1333500"/>
                                    </a:lnTo>
                                  </a:path>
                                </a:pathLst>
                              </a:cu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triangle" w="med" len="med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28808439" name="Đường kết nối Mũi tên Thẳng 1928808439"/>
                            <wps:cNvCnPr/>
                            <wps:spPr>
                              <a:xfrm>
                                <a:off x="3705225" y="1466850"/>
                                <a:ext cx="1428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57F5C44" id="Nhóm 6" o:spid="_x0000_s1100" style="width:421.5pt;height:204.3pt;mso-position-horizontal-relative:char;mso-position-vertical-relative:line" coordorigin="26694,24826" coordsize="53530,25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">
                <v:group id="Nhóm 1801338535" o:spid="_x0000_s1101" style="position:absolute;left:26694;top:24826;width:53531;height:25947" coordorigin="26631,24763" coordsize="53658,26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">
                  <v:rect id="Hình chữ nhật 975582379" o:spid="_x0000_s1102" style="position:absolute;left:26631;top:24763;width:53658;height:26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6C27BA9F" w14:textId="77777777" w:rsidR="00F432EE" w:rsidRDefault="00F432EE" w:rsidP="00F432EE">
                          <w:pPr>
                            <w:spacing w:after="0" w:line="240" w:lineRule="auto"/>
                            <w:ind w:left="0" w:firstLine="0"/>
                            <w:textDirection w:val="btLr"/>
                          </w:pPr>
                        </w:p>
                      </w:txbxContent>
                    </v:textbox>
                  </v:rect>
                  <v:group id="Nhóm 1674411080" o:spid="_x0000_s1103" style="position:absolute;left:26694;top:24826;width:53531;height:25947" coordsize="53530,25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">
                    <v:rect id="Hình chữ nhật 43254005" o:spid="_x0000_s1104" style="position:absolute;width:53530;height:259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" filled="f" stroked="f">
                      <v:textbox inset="2.53958mm,2.53958mm,2.53958mm,2.53958mm">
                        <w:txbxContent>
                          <w:p w14:paraId="70683484" w14:textId="77777777" w:rsidR="00F432EE" w:rsidRDefault="00F432EE" w:rsidP="00F432EE">
                            <w:pPr>
                              <w:spacing w:after="0" w:line="240" w:lineRule="auto"/>
                              <w:ind w:left="0" w:firstLine="0"/>
                              <w:textDirection w:val="btLr"/>
                            </w:pPr>
                          </w:p>
                        </w:txbxContent>
                      </v:textbox>
                    </v:rect>
                    <v:shape id="Đường kết nối Mũi tên Thẳng 1666459170" o:spid="_x0000_s1105" type="#_x0000_t32" style="position:absolute;left:27432;top:3524;width:0;height:26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" strokecolor="black [3200]" strokeweight="1pt">
                      <v:stroke startarrowwidth="narrow" startarrowlength="short" endarrow="block"/>
                    </v:shape>
                    <v:rect id="Hình chữ nhật 193954210" o:spid="_x0000_s1106" style="position:absolute;left:20097;width:14764;height:33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" fillcolor="white [3201]" strokecolor="black [3200]" strokeweight="1pt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4C7F1348" w14:textId="77777777" w:rsidR="00F432EE" w:rsidRDefault="00F432EE" w:rsidP="00F432EE">
                            <w:pPr>
                              <w:spacing w:before="60" w:after="120" w:line="240" w:lineRule="auto"/>
                              <w:ind w:lef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Trang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chủ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Admin</w:t>
                            </w:r>
                          </w:p>
                        </w:txbxContent>
                      </v:textbox>
                    </v:rect>
                    <v:rect id="Hình chữ nhật 1134932167" o:spid="_x0000_s1107" style="position:absolute;left:95;top:8191;width:15049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" fillcolor="white [3201]" strokecolor="black [3200]" strokeweight="1pt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00F95F22" w14:textId="77777777" w:rsidR="00F432EE" w:rsidRDefault="00F432EE" w:rsidP="00F432EE">
                            <w:pPr>
                              <w:spacing w:before="60" w:after="120" w:line="240" w:lineRule="auto"/>
                              <w:ind w:lef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Quản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lý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Sản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phẩm</w:t>
                            </w:r>
                            <w:proofErr w:type="spellEnd"/>
                          </w:p>
                        </w:txbxContent>
                      </v:textbox>
                    </v:rect>
                    <v:rect id="Hình chữ nhật 245514434" o:spid="_x0000_s1108" style="position:absolute;left:19145;top:8191;width:15049;height:3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" fillcolor="white [3201]" strokecolor="black [3200]" strokeweight="1pt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5654B9EF" w14:textId="77777777" w:rsidR="00F432EE" w:rsidRDefault="00F432EE" w:rsidP="00F432EE">
                            <w:pPr>
                              <w:spacing w:before="60" w:after="120" w:line="240" w:lineRule="auto"/>
                              <w:ind w:lef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Quản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lý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Bình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luận</w:t>
                            </w:r>
                            <w:proofErr w:type="spellEnd"/>
                          </w:p>
                        </w:txbxContent>
                      </v:textbox>
                    </v:rect>
                    <v:rect id="Hình chữ nhật 1891658031" o:spid="_x0000_s1109" style="position:absolute;left:38385;top:8191;width:15050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" fillcolor="white [3201]" strokecolor="black [3200]" strokeweight="1pt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15465F19" w14:textId="77777777" w:rsidR="00F432EE" w:rsidRDefault="00F432EE" w:rsidP="00F432EE">
                            <w:pPr>
                              <w:spacing w:before="60" w:after="120" w:line="240" w:lineRule="auto"/>
                              <w:ind w:lef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Quản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lý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Loại</w:t>
                            </w:r>
                            <w:proofErr w:type="spellEnd"/>
                          </w:p>
                        </w:txbxContent>
                      </v:textbox>
                    </v:rect>
                    <v:rect id="Hình chữ nhật 735900087" o:spid="_x0000_s1110" style="position:absolute;top:12858;width:15239;height:3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" fillcolor="white [3201]" strokecolor="black [3200]" strokeweight="1pt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6E481421" w14:textId="77777777" w:rsidR="00F432EE" w:rsidRDefault="00F432EE" w:rsidP="00F432EE">
                            <w:pPr>
                              <w:spacing w:before="60" w:after="120" w:line="240" w:lineRule="auto"/>
                              <w:ind w:lef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Quản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lý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Nhãn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hiệu</w:t>
                            </w:r>
                            <w:proofErr w:type="spellEnd"/>
                          </w:p>
                        </w:txbxContent>
                      </v:textbox>
                    </v:rect>
                    <v:rect id="Hình chữ nhật 2014084767" o:spid="_x0000_s1111" style="position:absolute;left:19145;top:12858;width:15049;height:3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" fillcolor="white [3201]" strokecolor="black [3200]" strokeweight="1pt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54148538" w14:textId="77777777" w:rsidR="00F432EE" w:rsidRDefault="00F432EE" w:rsidP="00F432EE">
                            <w:pPr>
                              <w:spacing w:before="60" w:after="120" w:line="240" w:lineRule="auto"/>
                              <w:ind w:lef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Quản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lý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Hóa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đơn</w:t>
                            </w:r>
                            <w:proofErr w:type="spellEnd"/>
                          </w:p>
                        </w:txbxContent>
                      </v:textbox>
                    </v:rect>
                    <v:rect id="Hình chữ nhật 944131463" o:spid="_x0000_s1112" style="position:absolute;left:38481;top:12858;width:15049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" fillcolor="white [3201]" strokecolor="black [3200]" strokeweight="1pt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7FA8A018" w14:textId="77777777" w:rsidR="00F432EE" w:rsidRDefault="00F432EE" w:rsidP="00F432EE">
                            <w:pPr>
                              <w:spacing w:before="60" w:after="120" w:line="240" w:lineRule="auto"/>
                              <w:ind w:lef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Quản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lý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Liên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hệ</w:t>
                            </w:r>
                            <w:proofErr w:type="spellEnd"/>
                          </w:p>
                        </w:txbxContent>
                      </v:textbox>
                    </v:rect>
                    <v:rect id="Hình chữ nhật 1028472279" o:spid="_x0000_s1113" style="position:absolute;left:38481;top:17621;width:15049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" fillcolor="white [3201]" strokecolor="black [3200]" strokeweight="1pt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003EA835" w14:textId="77777777" w:rsidR="00F432EE" w:rsidRDefault="00F432EE" w:rsidP="00F432EE">
                            <w:pPr>
                              <w:spacing w:before="60" w:after="120" w:line="240" w:lineRule="auto"/>
                              <w:ind w:lef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Quản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lý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Phản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hồi</w:t>
                            </w:r>
                            <w:proofErr w:type="spellEnd"/>
                          </w:p>
                        </w:txbxContent>
                      </v:textbox>
                    </v:rect>
                    <v:rect id="Hình chữ nhật 307114427" o:spid="_x0000_s1114" style="position:absolute;top:17621;width:15049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" fillcolor="white [3201]" strokecolor="black [3200]" strokeweight="1pt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4C9691F9" w14:textId="77777777" w:rsidR="00F432EE" w:rsidRDefault="00F432EE" w:rsidP="00F432EE">
                            <w:pPr>
                              <w:spacing w:before="60" w:after="120" w:line="240" w:lineRule="auto"/>
                              <w:ind w:lef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Quản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lý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Tin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tức</w:t>
                            </w:r>
                            <w:proofErr w:type="spellEnd"/>
                          </w:p>
                        </w:txbxContent>
                      </v:textbox>
                    </v:rect>
                    <v:rect id="Hình chữ nhật 1238145838" o:spid="_x0000_s1115" style="position:absolute;left:19050;top:17716;width:15239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" fillcolor="white [3201]" strokecolor="black [3200]" strokeweight="1pt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6B6D3246" w14:textId="77777777" w:rsidR="00F432EE" w:rsidRDefault="00F432EE" w:rsidP="00F432EE">
                            <w:pPr>
                              <w:spacing w:before="60" w:after="120" w:line="240" w:lineRule="auto"/>
                              <w:ind w:lef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Quản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lý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Thành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viên</w:t>
                            </w:r>
                            <w:proofErr w:type="spellEnd"/>
                          </w:p>
                        </w:txbxContent>
                      </v:textbox>
                    </v:rect>
                    <v:rect id="Hình chữ nhật 975453492" o:spid="_x0000_s1116" style="position:absolute;left:19145;top:22288;width:15233;height:3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" fillcolor="white [3201]" strokecolor="black [3200]" strokeweight="1pt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34437F34" w14:textId="77777777" w:rsidR="00F432EE" w:rsidRDefault="00F432EE" w:rsidP="00F432EE">
                            <w:pPr>
                              <w:spacing w:before="60" w:after="120" w:line="240" w:lineRule="auto"/>
                              <w:ind w:lef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Quản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lý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Quản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trị</w:t>
                            </w:r>
                            <w:proofErr w:type="spellEnd"/>
                          </w:p>
                        </w:txbxContent>
                      </v:textbox>
                    </v:rect>
                    <v:shape id="Hình tự do: Hình 1100474488" o:spid="_x0000_s1117" style="position:absolute;left:7715;top:6191;width:37909;height:2000;visibility:visible;mso-wrap-style:square;v-text-anchor:middle" coordsize="37909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" path="m,200025l,,3790950,r,190500e" filled="f" strokecolor="black [3200]" strokeweight="1pt">
                      <v:stroke startarrow="block" endarrow="block"/>
                      <v:path arrowok="t" o:extrusionok="f"/>
                    </v:shape>
                    <v:shape id="Đường kết nối Mũi tên Thẳng 1945519857" o:spid="_x0000_s1118" type="#_x0000_t32" style="position:absolute;left:26765;top:6191;width:0;height:20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" strokecolor="black [3200]" strokeweight="1pt">
                      <v:stroke startarrowwidth="narrow" startarrowlength="short" endarrow="block"/>
                    </v:shape>
                    <v:shape id="Hình tự do: Hình 1687412035" o:spid="_x0000_s1119" style="position:absolute;left:15144;top:6286;width:2858;height:13145;visibility:visible;mso-wrap-style:square;v-text-anchor:middle" coordsize="285750,131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" path="m285750,r,1314450l,1314450e" filled="f" strokecolor="black [3200]" strokeweight="1pt">
                      <v:stroke startarrowwidth="narrow" startarrowlength="short" endarrow="block"/>
                      <v:path arrowok="t" o:extrusionok="f"/>
                    </v:shape>
                    <v:shape id="Hình tự do: Hình 1014821831" o:spid="_x0000_s1120" style="position:absolute;left:34290;top:6286;width:1428;height:17907;visibility:visible;mso-wrap-style:square;v-text-anchor:middle" coordsize="285750,131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" path="m285750,r,1314450l,1314450e" filled="f" strokecolor="black [3200]" strokeweight="1pt">
                      <v:stroke startarrowwidth="narrow" startarrowlength="short" endarrow="block"/>
                      <v:path arrowok="t" o:extrusionok="f"/>
                    </v:shape>
                    <v:shape id="Đường kết nối Mũi tên Thẳng 1224044954" o:spid="_x0000_s1121" type="#_x0000_t32" style="position:absolute;left:15144;top:14668;width:2858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" strokecolor="black [3200]">
                      <v:stroke startarrowwidth="narrow" startarrowlength="short" endarrow="block"/>
                    </v:shape>
                    <v:shape id="Đường kết nối Mũi tên Thẳng 1085400663" o:spid="_x0000_s1122" type="#_x0000_t32" style="position:absolute;left:34099;top:14573;width:1619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" strokecolor="black [3200]">
                      <v:stroke startarrowwidth="narrow" startarrowlength="short" endarrow="block"/>
                    </v:shape>
                    <v:shape id="Đường kết nối Mũi tên Thẳng 98835594" o:spid="_x0000_s1123" type="#_x0000_t32" style="position:absolute;left:34099;top:19526;width:1619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" strokecolor="black [3200]">
                      <v:stroke startarrowwidth="narrow" startarrowlength="short" endarrow="block"/>
                    </v:shape>
                    <v:shape id="Hình tự do: Hình 377676615" o:spid="_x0000_s1124" style="position:absolute;left:36957;top:6286;width:1619;height:13335;visibility:visible;mso-wrap-style:square;v-text-anchor:middle" coordsize="161925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" path="m,l,1333500r161925,e" filled="f" strokecolor="black [3200]" strokeweight="1pt">
                      <v:stroke startarrowwidth="narrow" startarrowlength="short" endarrow="block"/>
                      <v:path arrowok="t" o:extrusionok="f"/>
                    </v:shape>
                    <v:shape id="Đường kết nối Mũi tên Thẳng 1928808439" o:spid="_x0000_s1125" type="#_x0000_t32" style="position:absolute;left:37052;top:14668;width:142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" strokecolor="black [3200]">
                      <v:stroke startarrowwidth="narrow" startarrowlength="short" endarrow="block"/>
                    </v:shape>
                  </v:group>
                </v:group>
                <w10:anchorlock/>
              </v:group>
            </w:pict>
          </mc:Fallback>
        </mc:AlternateContent>
      </w:r>
    </w:p>
    <w:p w14:paraId="414ACA18" w14:textId="77777777" w:rsidR="00F432EE" w:rsidRDefault="00F432EE" w:rsidP="00F432EE">
      <w:pPr>
        <w:pStyle w:val="u2"/>
        <w:numPr>
          <w:ilvl w:val="1"/>
          <w:numId w:val="8"/>
        </w:numPr>
      </w:pPr>
      <w:bookmarkStart w:id="51" w:name="_2u6wntf" w:colFirst="0" w:colLast="0"/>
      <w:bookmarkEnd w:id="51"/>
      <w:r>
        <w:t>Algorithms (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)</w:t>
      </w:r>
    </w:p>
    <w:p w14:paraId="6D37D6CE" w14:textId="77777777" w:rsidR="00F432EE" w:rsidRDefault="00F432EE" w:rsidP="00F432E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&lt;&lt; </w:t>
      </w:r>
      <w:proofErr w:type="spellStart"/>
      <w:r>
        <w:rPr>
          <w:rFonts w:ascii="Times New Roman" w:eastAsia="Times New Roman" w:hAnsi="Times New Roman" w:cs="Times New Roman"/>
        </w:rPr>
        <w:t>Bổ</w:t>
      </w:r>
      <w:proofErr w:type="spellEnd"/>
      <w:r>
        <w:rPr>
          <w:rFonts w:ascii="Times New Roman" w:eastAsia="Times New Roman" w:hAnsi="Times New Roman" w:cs="Times New Roman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</w:rPr>
        <w:t>chỉnh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sửa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tài</w:t>
      </w:r>
      <w:proofErr w:type="spellEnd"/>
      <w:r>
        <w:rPr>
          <w:rFonts w:ascii="Times New Roman" w:eastAsia="Times New Roman" w:hAnsi="Times New Roman" w:cs="Times New Roman"/>
        </w:rPr>
        <w:t>&gt;&gt;</w:t>
      </w:r>
    </w:p>
    <w:p w14:paraId="12387FBF" w14:textId="77777777" w:rsidR="00F432EE" w:rsidRDefault="00F432EE" w:rsidP="00F432EE">
      <w:pPr>
        <w:pStyle w:val="u2"/>
        <w:numPr>
          <w:ilvl w:val="2"/>
          <w:numId w:val="8"/>
        </w:numPr>
      </w:pPr>
      <w:bookmarkStart w:id="52" w:name="_19c6y18" w:colFirst="0" w:colLast="0"/>
      <w:bookmarkEnd w:id="52"/>
      <w:proofErr w:type="spellStart"/>
      <w:r>
        <w:lastRenderedPageBreak/>
        <w:t>Đăng</w:t>
      </w:r>
      <w:proofErr w:type="spellEnd"/>
      <w:r>
        <w:t xml:space="preserve"> </w:t>
      </w:r>
      <w:proofErr w:type="spellStart"/>
      <w:r>
        <w:t>ký</w:t>
      </w:r>
      <w:proofErr w:type="spellEnd"/>
    </w:p>
    <w:p w14:paraId="1C896CE0" w14:textId="77777777" w:rsidR="00F432EE" w:rsidRDefault="00F432EE" w:rsidP="00F432EE">
      <w:pPr>
        <w:ind w:left="0" w:firstLine="0"/>
      </w:pPr>
      <w:r>
        <w:rPr>
          <w:noProof/>
        </w:rPr>
        <w:drawing>
          <wp:inline distT="0" distB="0" distL="0" distR="0" wp14:anchorId="093B0BEE" wp14:editId="39456DB9">
            <wp:extent cx="5580380" cy="5786755"/>
            <wp:effectExtent l="0" t="0" r="0" b="0"/>
            <wp:docPr id="1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786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83" w:type="dxa"/>
        <w:tblInd w:w="-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36"/>
        <w:gridCol w:w="4247"/>
      </w:tblGrid>
      <w:tr w:rsidR="00F432EE" w14:paraId="40BD13C2" w14:textId="77777777" w:rsidTr="001A6023">
        <w:tc>
          <w:tcPr>
            <w:tcW w:w="4536" w:type="dxa"/>
          </w:tcPr>
          <w:p w14:paraId="5F228079" w14:textId="77777777" w:rsidR="00F432EE" w:rsidRDefault="00F432EE" w:rsidP="001A60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312" w:lineRule="auto"/>
              <w:ind w:left="343"/>
            </w:pPr>
            <w:proofErr w:type="spellStart"/>
            <w:r>
              <w:rPr>
                <w:b/>
                <w:color w:val="000000"/>
              </w:rPr>
              <w:t>Kiểm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tra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thông</w:t>
            </w:r>
            <w:proofErr w:type="spellEnd"/>
            <w:r>
              <w:rPr>
                <w:b/>
                <w:color w:val="000000"/>
              </w:rPr>
              <w:t xml:space="preserve"> tin </w:t>
            </w:r>
            <w:proofErr w:type="spellStart"/>
            <w:r>
              <w:rPr>
                <w:b/>
                <w:color w:val="000000"/>
              </w:rPr>
              <w:t>nhập</w:t>
            </w:r>
            <w:proofErr w:type="spellEnd"/>
            <w:r>
              <w:rPr>
                <w:color w:val="000000"/>
              </w:rPr>
              <w:t>:</w:t>
            </w:r>
          </w:p>
          <w:p w14:paraId="49A79D83" w14:textId="77777777" w:rsidR="00F432EE" w:rsidRDefault="00F432EE" w:rsidP="001A6023">
            <w:pPr>
              <w:spacing w:before="60" w:after="60" w:line="312" w:lineRule="auto"/>
              <w:ind w:left="318" w:firstLine="0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:</w:t>
            </w:r>
          </w:p>
          <w:p w14:paraId="3E529896" w14:textId="77777777" w:rsidR="00F432EE" w:rsidRDefault="00F432EE" w:rsidP="001A6023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312" w:lineRule="auto"/>
              <w:ind w:left="890"/>
            </w:pPr>
            <w:r>
              <w:rPr>
                <w:color w:val="000000"/>
              </w:rPr>
              <w:t xml:space="preserve">Tài </w:t>
            </w:r>
            <w:proofErr w:type="spellStart"/>
            <w:r>
              <w:rPr>
                <w:color w:val="000000"/>
              </w:rPr>
              <w:t>khoản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Mật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khẩu</w:t>
            </w:r>
            <w:proofErr w:type="spellEnd"/>
            <w:r>
              <w:rPr>
                <w:color w:val="000000"/>
              </w:rPr>
              <w:t xml:space="preserve">, Email, </w:t>
            </w:r>
            <w:proofErr w:type="spellStart"/>
            <w:r>
              <w:rPr>
                <w:color w:val="000000"/>
              </w:rPr>
              <w:t>Điện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thoại</w:t>
            </w:r>
            <w:proofErr w:type="spellEnd"/>
            <w:r>
              <w:rPr>
                <w:color w:val="000000"/>
              </w:rPr>
              <w:t>,..</w:t>
            </w:r>
          </w:p>
          <w:p w14:paraId="01B47ED9" w14:textId="77777777" w:rsidR="00F432EE" w:rsidRDefault="00F432EE" w:rsidP="001A6023">
            <w:pPr>
              <w:spacing w:before="60" w:after="60" w:line="312" w:lineRule="auto"/>
              <w:ind w:left="0" w:firstLine="0"/>
            </w:pPr>
          </w:p>
        </w:tc>
        <w:tc>
          <w:tcPr>
            <w:tcW w:w="4247" w:type="dxa"/>
          </w:tcPr>
          <w:p w14:paraId="047301D5" w14:textId="77777777" w:rsidR="00F432EE" w:rsidRDefault="00F432EE" w:rsidP="00F432E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12" w:lineRule="auto"/>
              <w:ind w:left="343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Kiểm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tra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sự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tồn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tại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của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tài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khoản</w:t>
            </w:r>
            <w:proofErr w:type="spellEnd"/>
            <w:r>
              <w:rPr>
                <w:b/>
                <w:color w:val="000000"/>
              </w:rPr>
              <w:t>:</w:t>
            </w:r>
          </w:p>
          <w:p w14:paraId="4B1A084B" w14:textId="77777777" w:rsidR="00F432EE" w:rsidRDefault="00F432EE" w:rsidP="001A6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312" w:lineRule="auto"/>
              <w:ind w:left="343" w:firstLine="0"/>
              <w:rPr>
                <w:color w:val="000000"/>
              </w:rPr>
            </w:pPr>
            <w:r>
              <w:rPr>
                <w:color w:val="000000"/>
              </w:rPr>
              <w:t xml:space="preserve">Tài </w:t>
            </w:r>
            <w:proofErr w:type="spellStart"/>
            <w:r>
              <w:rPr>
                <w:color w:val="000000"/>
              </w:rPr>
              <w:t>khoản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duy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nhất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mỗi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hàng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Nếu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rồi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phép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đăng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30ABC0F6" w14:textId="77777777" w:rsidR="00F432EE" w:rsidRDefault="00F432EE" w:rsidP="00F432EE">
      <w:pPr>
        <w:pStyle w:val="u2"/>
        <w:numPr>
          <w:ilvl w:val="2"/>
          <w:numId w:val="8"/>
        </w:numPr>
      </w:pPr>
      <w:bookmarkStart w:id="53" w:name="_3tbugp1" w:colFirst="0" w:colLast="0"/>
      <w:bookmarkEnd w:id="53"/>
      <w:proofErr w:type="spellStart"/>
      <w:r>
        <w:lastRenderedPageBreak/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48165BC8" w14:textId="77777777" w:rsidR="00F432EE" w:rsidRDefault="00F432EE" w:rsidP="00F432EE">
      <w:pPr>
        <w:ind w:left="0" w:firstLine="0"/>
        <w:jc w:val="center"/>
      </w:pPr>
      <w:r>
        <w:rPr>
          <w:noProof/>
        </w:rPr>
        <w:drawing>
          <wp:inline distT="0" distB="0" distL="0" distR="0" wp14:anchorId="378F17E4" wp14:editId="07945CD3">
            <wp:extent cx="5580380" cy="5414010"/>
            <wp:effectExtent l="0" t="0" r="0" b="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414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CBED43" w14:textId="77777777" w:rsidR="00F432EE" w:rsidRDefault="00F432EE" w:rsidP="00F432EE">
      <w:pPr>
        <w:pStyle w:val="u2"/>
        <w:numPr>
          <w:ilvl w:val="2"/>
          <w:numId w:val="8"/>
        </w:numPr>
      </w:pPr>
      <w:bookmarkStart w:id="54" w:name="_28h4qwu" w:colFirst="0" w:colLast="0"/>
      <w:bookmarkEnd w:id="54"/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5659E281" w14:textId="77777777" w:rsidR="00F432EE" w:rsidRDefault="00F432EE" w:rsidP="00F432EE">
      <w:pPr>
        <w:ind w:left="0" w:firstLine="0"/>
        <w:jc w:val="center"/>
      </w:pPr>
      <w:r>
        <w:rPr>
          <w:noProof/>
        </w:rPr>
        <w:drawing>
          <wp:inline distT="0" distB="0" distL="0" distR="0" wp14:anchorId="61B9B9B5" wp14:editId="2D16314B">
            <wp:extent cx="2819048" cy="1761905"/>
            <wp:effectExtent l="0" t="0" r="0" b="0"/>
            <wp:docPr id="1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9048" cy="17619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534D6C" w14:textId="77777777" w:rsidR="00F432EE" w:rsidRDefault="00F432EE" w:rsidP="00F432EE">
      <w:pPr>
        <w:pStyle w:val="u2"/>
        <w:numPr>
          <w:ilvl w:val="2"/>
          <w:numId w:val="8"/>
        </w:numPr>
      </w:pPr>
      <w:bookmarkStart w:id="55" w:name="_nmf14n" w:colFirst="0" w:colLast="0"/>
      <w:bookmarkEnd w:id="55"/>
      <w:proofErr w:type="spellStart"/>
      <w:r>
        <w:lastRenderedPageBreak/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03CE0AEB" w14:textId="77777777" w:rsidR="00F432EE" w:rsidRDefault="00F432EE" w:rsidP="00F432EE">
      <w:pPr>
        <w:ind w:left="0" w:firstLine="0"/>
        <w:jc w:val="center"/>
      </w:pPr>
      <w:r>
        <w:rPr>
          <w:noProof/>
        </w:rPr>
        <w:drawing>
          <wp:inline distT="0" distB="0" distL="0" distR="0" wp14:anchorId="476DCA3C" wp14:editId="59F43E48">
            <wp:extent cx="4771429" cy="5457143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1429" cy="5457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859551" w14:textId="77777777" w:rsidR="00F432EE" w:rsidRDefault="00F432EE" w:rsidP="00F432EE">
      <w:pPr>
        <w:pStyle w:val="u2"/>
        <w:numPr>
          <w:ilvl w:val="2"/>
          <w:numId w:val="8"/>
        </w:numPr>
      </w:pPr>
      <w:bookmarkStart w:id="56" w:name="_37m2jsg" w:colFirst="0" w:colLast="0"/>
      <w:bookmarkEnd w:id="56"/>
      <w:r>
        <w:lastRenderedPageBreak/>
        <w:t xml:space="preserve">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29BE03E4" w14:textId="77777777" w:rsidR="00F432EE" w:rsidRDefault="00F432EE" w:rsidP="00F432EE">
      <w:pPr>
        <w:ind w:left="0" w:firstLine="0"/>
        <w:jc w:val="center"/>
      </w:pPr>
      <w:r>
        <w:rPr>
          <w:noProof/>
        </w:rPr>
        <w:drawing>
          <wp:inline distT="0" distB="0" distL="0" distR="0" wp14:anchorId="0A062BDF" wp14:editId="29CDCA14">
            <wp:extent cx="4980952" cy="5400000"/>
            <wp:effectExtent l="0" t="0" r="0" b="0"/>
            <wp:docPr id="2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0952" cy="54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ab/>
      </w:r>
    </w:p>
    <w:p w14:paraId="79A815E5" w14:textId="77777777" w:rsidR="00F432EE" w:rsidRDefault="00F432EE" w:rsidP="00F432EE">
      <w:pPr>
        <w:pStyle w:val="u2"/>
        <w:numPr>
          <w:ilvl w:val="2"/>
          <w:numId w:val="8"/>
        </w:numPr>
      </w:pPr>
      <w:bookmarkStart w:id="57" w:name="_1mrcu09" w:colFirst="0" w:colLast="0"/>
      <w:bookmarkEnd w:id="57"/>
      <w:proofErr w:type="spellStart"/>
      <w:r>
        <w:lastRenderedPageBreak/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405CEAC0" w14:textId="77777777" w:rsidR="00F432EE" w:rsidRDefault="00F432EE" w:rsidP="00F432EE">
      <w:pPr>
        <w:ind w:left="0" w:firstLine="0"/>
        <w:jc w:val="center"/>
      </w:pPr>
      <w:r>
        <w:rPr>
          <w:noProof/>
        </w:rPr>
        <w:drawing>
          <wp:inline distT="0" distB="0" distL="0" distR="0" wp14:anchorId="56CE205B" wp14:editId="3CBC1AA6">
            <wp:extent cx="5161905" cy="5457143"/>
            <wp:effectExtent l="0" t="0" r="0" b="0"/>
            <wp:docPr id="1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5457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A6ABA1" w14:textId="77777777" w:rsidR="00F432EE" w:rsidRDefault="00F432EE" w:rsidP="00F432EE">
      <w:pPr>
        <w:pStyle w:val="u2"/>
        <w:numPr>
          <w:ilvl w:val="2"/>
          <w:numId w:val="8"/>
        </w:numPr>
      </w:pPr>
      <w:bookmarkStart w:id="58" w:name="_46r0co2" w:colFirst="0" w:colLast="0"/>
      <w:bookmarkEnd w:id="58"/>
      <w:proofErr w:type="spellStart"/>
      <w:r>
        <w:lastRenderedPageBreak/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60131E32" w14:textId="77777777" w:rsidR="00F432EE" w:rsidRDefault="00F432EE" w:rsidP="00F432EE">
      <w:pPr>
        <w:ind w:left="0" w:firstLine="0"/>
        <w:jc w:val="center"/>
      </w:pPr>
      <w:r>
        <w:rPr>
          <w:noProof/>
        </w:rPr>
        <w:drawing>
          <wp:inline distT="0" distB="0" distL="0" distR="0" wp14:anchorId="1757391C" wp14:editId="0836A2BE">
            <wp:extent cx="5038095" cy="5409524"/>
            <wp:effectExtent l="0" t="0" r="0" b="0"/>
            <wp:docPr id="2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095" cy="54095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7A54C8" w14:textId="77777777" w:rsidR="00F432EE" w:rsidRDefault="00F432EE" w:rsidP="00F432EE">
      <w:pPr>
        <w:pStyle w:val="u2"/>
        <w:numPr>
          <w:ilvl w:val="2"/>
          <w:numId w:val="8"/>
        </w:numPr>
      </w:pPr>
      <w:bookmarkStart w:id="59" w:name="_2lwamvv" w:colFirst="0" w:colLast="0"/>
      <w:bookmarkEnd w:id="59"/>
      <w:proofErr w:type="spellStart"/>
      <w:r>
        <w:lastRenderedPageBreak/>
        <w:t>Đặt</w:t>
      </w:r>
      <w:proofErr w:type="spellEnd"/>
      <w:r>
        <w:t xml:space="preserve"> </w:t>
      </w:r>
      <w:proofErr w:type="spellStart"/>
      <w:r>
        <w:t>mua</w:t>
      </w:r>
      <w:proofErr w:type="spellEnd"/>
    </w:p>
    <w:p w14:paraId="681356B8" w14:textId="77777777" w:rsidR="00F432EE" w:rsidRDefault="00F432EE" w:rsidP="00F432EE">
      <w:pPr>
        <w:ind w:left="0" w:firstLine="0"/>
        <w:jc w:val="center"/>
      </w:pPr>
      <w:r>
        <w:rPr>
          <w:noProof/>
        </w:rPr>
        <w:drawing>
          <wp:inline distT="0" distB="0" distL="0" distR="0" wp14:anchorId="330E1603" wp14:editId="3E6F3367">
            <wp:extent cx="5190476" cy="6066667"/>
            <wp:effectExtent l="0" t="0" r="0" b="0"/>
            <wp:docPr id="2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0476" cy="60666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F2B76C" w14:textId="77777777" w:rsidR="00F432EE" w:rsidRDefault="00F432EE" w:rsidP="00F432EE">
      <w:pPr>
        <w:pStyle w:val="u2"/>
        <w:numPr>
          <w:ilvl w:val="2"/>
          <w:numId w:val="8"/>
        </w:numPr>
      </w:pPr>
      <w:bookmarkStart w:id="60" w:name="_111kx3o" w:colFirst="0" w:colLast="0"/>
      <w:bookmarkEnd w:id="60"/>
      <w:proofErr w:type="spellStart"/>
      <w:r>
        <w:lastRenderedPageBreak/>
        <w:t>Tìm</w:t>
      </w:r>
      <w:proofErr w:type="spellEnd"/>
      <w:r>
        <w:t xml:space="preserve"> </w:t>
      </w:r>
      <w:proofErr w:type="spellStart"/>
      <w:r>
        <w:t>kiếm</w:t>
      </w:r>
      <w:proofErr w:type="spellEnd"/>
    </w:p>
    <w:p w14:paraId="22737743" w14:textId="77777777" w:rsidR="00F432EE" w:rsidRDefault="00F432EE" w:rsidP="00F432EE">
      <w:pPr>
        <w:ind w:left="0" w:firstLine="0"/>
        <w:jc w:val="center"/>
      </w:pPr>
      <w:r>
        <w:rPr>
          <w:noProof/>
        </w:rPr>
        <w:drawing>
          <wp:inline distT="0" distB="0" distL="0" distR="0" wp14:anchorId="4B13C6BE" wp14:editId="50BC3612">
            <wp:extent cx="5352381" cy="6057143"/>
            <wp:effectExtent l="0" t="0" r="0" b="0"/>
            <wp:docPr id="2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6057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B314B0" w14:textId="77777777" w:rsidR="00F432EE" w:rsidRDefault="00F432EE" w:rsidP="00F432EE">
      <w:pPr>
        <w:rPr>
          <w:b/>
          <w:color w:val="000000"/>
        </w:rPr>
      </w:pPr>
      <w:r>
        <w:br w:type="page"/>
      </w:r>
    </w:p>
    <w:p w14:paraId="6B2D8B7C" w14:textId="77777777" w:rsidR="00F432EE" w:rsidRDefault="00F432EE" w:rsidP="00F432EE">
      <w:pPr>
        <w:pStyle w:val="u1"/>
        <w:keepLines w:val="0"/>
        <w:spacing w:before="0" w:after="120" w:line="288" w:lineRule="auto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61" w:name="_3l18frh" w:colFirst="0" w:colLast="0"/>
      <w:bookmarkEnd w:id="61"/>
      <w:r>
        <w:rPr>
          <w:rFonts w:ascii="Times New Roman" w:eastAsia="Times New Roman" w:hAnsi="Times New Roman" w:cs="Times New Roman"/>
          <w:b/>
          <w:color w:val="000000"/>
        </w:rPr>
        <w:lastRenderedPageBreak/>
        <w:t>CHƯƠNG 4:</w:t>
      </w:r>
      <w:r>
        <w:rPr>
          <w:rFonts w:ascii="Times New Roman" w:eastAsia="Times New Roman" w:hAnsi="Times New Roman" w:cs="Times New Roman"/>
          <w:b/>
          <w:color w:val="000000"/>
        </w:rPr>
        <w:br/>
        <w:t>XÂY DỰNG HỆ THỐNG</w:t>
      </w:r>
    </w:p>
    <w:p w14:paraId="4D4D154C" w14:textId="77777777" w:rsidR="00F432EE" w:rsidRDefault="00F432EE" w:rsidP="00F432EE">
      <w:pPr>
        <w:pStyle w:val="u2"/>
        <w:numPr>
          <w:ilvl w:val="1"/>
          <w:numId w:val="11"/>
        </w:numPr>
      </w:pPr>
      <w:bookmarkStart w:id="62" w:name="_206ipza" w:colFirst="0" w:colLast="0"/>
      <w:bookmarkEnd w:id="62"/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</w:p>
    <w:p w14:paraId="2136EB30" w14:textId="77777777" w:rsidR="00F432EE" w:rsidRDefault="00F432EE" w:rsidP="00F432EE">
      <w:pPr>
        <w:pStyle w:val="u2"/>
        <w:numPr>
          <w:ilvl w:val="2"/>
          <w:numId w:val="11"/>
        </w:numPr>
        <w:ind w:left="567" w:hanging="567"/>
      </w:pPr>
      <w:bookmarkStart w:id="63" w:name="_4k668n3" w:colFirst="0" w:colLast="0"/>
      <w:bookmarkEnd w:id="63"/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52E95D77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head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5DB36D94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meta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charset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"UTF-8"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477FAE51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meta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"viewport"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content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"width=device-width, initial-scale=1.0"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084F3451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sine" w:eastAsia="Cousine" w:hAnsi="Cousine" w:cs="Cousine"/>
          <w:color w:val="CCCCCC"/>
          <w:sz w:val="21"/>
          <w:szCs w:val="21"/>
        </w:rPr>
        <w:t xml:space="preserve">Quản </w:t>
      </w:r>
      <w:proofErr w:type="spellStart"/>
      <w:r>
        <w:rPr>
          <w:rFonts w:ascii="Cousine" w:eastAsia="Cousine" w:hAnsi="Cousine" w:cs="Cousine"/>
          <w:color w:val="CCCCCC"/>
          <w:sz w:val="21"/>
          <w:szCs w:val="21"/>
        </w:rPr>
        <w:t>trị</w:t>
      </w:r>
      <w:proofErr w:type="spellEnd"/>
      <w:r>
        <w:rPr>
          <w:rFonts w:ascii="Cousine" w:eastAsia="Cousine" w:hAnsi="Cousine" w:cs="Cousine"/>
          <w:color w:val="CCCCCC"/>
          <w:sz w:val="21"/>
          <w:szCs w:val="21"/>
        </w:rPr>
        <w:t xml:space="preserve"> </w:t>
      </w:r>
      <w:proofErr w:type="spellStart"/>
      <w:r>
        <w:rPr>
          <w:rFonts w:ascii="Cousine" w:eastAsia="Cousine" w:hAnsi="Cousine" w:cs="Cousine"/>
          <w:color w:val="CCCCCC"/>
          <w:sz w:val="21"/>
          <w:szCs w:val="21"/>
        </w:rPr>
        <w:t>bán</w:t>
      </w:r>
      <w:proofErr w:type="spellEnd"/>
      <w:r>
        <w:rPr>
          <w:rFonts w:ascii="Cousine" w:eastAsia="Cousine" w:hAnsi="Cousine" w:cs="Cousine"/>
          <w:color w:val="CCCCCC"/>
          <w:sz w:val="21"/>
          <w:szCs w:val="21"/>
        </w:rPr>
        <w:t xml:space="preserve"> </w:t>
      </w:r>
      <w:proofErr w:type="spellStart"/>
      <w:r>
        <w:rPr>
          <w:rFonts w:ascii="Cousine" w:eastAsia="Cousine" w:hAnsi="Cousine" w:cs="Cousine"/>
          <w:color w:val="CCCCCC"/>
          <w:sz w:val="21"/>
          <w:szCs w:val="21"/>
        </w:rPr>
        <w:t>hàng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6196C790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link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"stylesheet"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href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"c.css"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7072CBBB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link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"stylesheet"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href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"https://cdnjs.cloudflare.com/ajax/libs/font-awesome/6.4.2/css/all.min.css"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integrity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"sha512-z3gLpd7yknf1YoNbCzqRKc4qyor8gaKU1qmn+CShxbuBusANI9QpRohGBreCFkKxLhei6S9CQXFEbbKuqLg0DA=="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crossorigin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"anonymous"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referrerpolicy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"no-referrer"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/&gt;</w:t>
      </w:r>
    </w:p>
    <w:p w14:paraId="7EFEBEC3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head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0DE94C88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body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4A29C377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header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3F3C7FB3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div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'logo'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0EFBDD35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href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img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src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"./images/download (3).jpg"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width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'100px'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height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'50px'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6F61F24C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div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1B9948B8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div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'search'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62877F1A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type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"text"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'search'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0323F47F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type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"button"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value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sine" w:eastAsia="Cousine" w:hAnsi="Cousine" w:cs="Cousine"/>
          <w:color w:val="CE9178"/>
          <w:sz w:val="21"/>
          <w:szCs w:val="21"/>
        </w:rPr>
        <w:t>'</w:t>
      </w:r>
      <w:proofErr w:type="spellStart"/>
      <w:r>
        <w:rPr>
          <w:rFonts w:ascii="Cousine" w:eastAsia="Cousine" w:hAnsi="Cousine" w:cs="Cousine"/>
          <w:color w:val="CE9178"/>
          <w:sz w:val="21"/>
          <w:szCs w:val="21"/>
        </w:rPr>
        <w:t>Tìm</w:t>
      </w:r>
      <w:proofErr w:type="spellEnd"/>
      <w:r>
        <w:rPr>
          <w:rFonts w:ascii="Cousine" w:eastAsia="Cousine" w:hAnsi="Cousine" w:cs="Cousine"/>
          <w:color w:val="CE9178"/>
          <w:sz w:val="21"/>
          <w:szCs w:val="21"/>
        </w:rPr>
        <w:t xml:space="preserve"> </w:t>
      </w:r>
      <w:proofErr w:type="spellStart"/>
      <w:r>
        <w:rPr>
          <w:rFonts w:ascii="Cousine" w:eastAsia="Cousine" w:hAnsi="Cousine" w:cs="Cousine"/>
          <w:color w:val="CE9178"/>
          <w:sz w:val="21"/>
          <w:szCs w:val="21"/>
        </w:rPr>
        <w:t>kiếm</w:t>
      </w:r>
      <w:proofErr w:type="spellEnd"/>
      <w:r>
        <w:rPr>
          <w:rFonts w:ascii="Cousine" w:eastAsia="Cousine" w:hAnsi="Cousine" w:cs="Cousine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button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15675CC5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div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395EA0A0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div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"cart"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7E44E74C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href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dathang.php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"fa-solid fa-cart-shopping"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&gt;&lt;/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346A5242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div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6DE28D5C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div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"log"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2755E508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&lt;?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php</w:t>
      </w:r>
      <w:proofErr w:type="spellEnd"/>
    </w:p>
    <w:p w14:paraId="254018E2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isset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$_SESSION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"user"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])){</w:t>
      </w:r>
    </w:p>
    <w:p w14:paraId="270759B0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echo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"&lt;span&gt;Xin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chao,"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$_SESSION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'user'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].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"&lt;/span&gt;"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600888A1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echo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"&lt;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class='fa-solid fa-right-from-bracket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log_icon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'&gt;&lt;/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&gt;"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426E8492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}</w:t>
      </w:r>
    </w:p>
    <w:p w14:paraId="24E0A716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{</w:t>
      </w:r>
    </w:p>
    <w:p w14:paraId="5976CCDC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echo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"&lt;a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href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='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dangnhap.php?page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=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dangnhap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'&gt; &lt;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class='fa-solid fa-right-to-bracket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log_icon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'&gt;&lt;/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&gt;&lt;/a&gt;"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;            </w:t>
      </w:r>
    </w:p>
    <w:p w14:paraId="3D9DF3E8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echo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"&lt;a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href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='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dangky.php?page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=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dangky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'&gt;&lt;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class='fa-solid fa-user-plus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log_icon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'&gt;&lt;/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&gt;&lt;/a&gt;"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6FA2D8E8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}</w:t>
      </w:r>
    </w:p>
    <w:p w14:paraId="55681D03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?&gt;</w:t>
      </w:r>
    </w:p>
    <w:p w14:paraId="162DE91D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div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7A54BC06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header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1FBE1EC1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nav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</w:p>
    <w:p w14:paraId="5BAE8D3B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href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index.php?page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=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trangchu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sine" w:eastAsia="Cousine" w:hAnsi="Cousine" w:cs="Cousine"/>
          <w:color w:val="CCCCCC"/>
          <w:sz w:val="21"/>
          <w:szCs w:val="21"/>
        </w:rPr>
        <w:t xml:space="preserve">Trang </w:t>
      </w:r>
      <w:proofErr w:type="spellStart"/>
      <w:r>
        <w:rPr>
          <w:rFonts w:ascii="Cousine" w:eastAsia="Cousine" w:hAnsi="Cousine" w:cs="Cousine"/>
          <w:color w:val="CCCCCC"/>
          <w:sz w:val="21"/>
          <w:szCs w:val="21"/>
        </w:rPr>
        <w:t>chủ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526CF656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href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tintuc.php?page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=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tintuc.php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sine" w:eastAsia="Cousine" w:hAnsi="Cousine" w:cs="Cousine"/>
          <w:color w:val="CCCCCC"/>
          <w:sz w:val="21"/>
          <w:szCs w:val="21"/>
        </w:rPr>
        <w:t xml:space="preserve">Tin </w:t>
      </w:r>
      <w:proofErr w:type="spellStart"/>
      <w:r>
        <w:rPr>
          <w:rFonts w:ascii="Cousine" w:eastAsia="Cousine" w:hAnsi="Cousine" w:cs="Cousine"/>
          <w:color w:val="CCCCCC"/>
          <w:sz w:val="21"/>
          <w:szCs w:val="21"/>
        </w:rPr>
        <w:t>tức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39331C48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href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sanpham.php?page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=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sanpham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proofErr w:type="spellStart"/>
      <w:r>
        <w:rPr>
          <w:rFonts w:ascii="Cousine" w:eastAsia="Cousine" w:hAnsi="Cousine" w:cs="Cousine"/>
          <w:color w:val="CCCCCC"/>
          <w:sz w:val="21"/>
          <w:szCs w:val="21"/>
        </w:rPr>
        <w:t>Sản</w:t>
      </w:r>
      <w:proofErr w:type="spellEnd"/>
      <w:r>
        <w:rPr>
          <w:rFonts w:ascii="Cousine" w:eastAsia="Cousine" w:hAnsi="Cousine" w:cs="Cousine"/>
          <w:color w:val="CCCCCC"/>
          <w:sz w:val="21"/>
          <w:szCs w:val="21"/>
        </w:rPr>
        <w:t xml:space="preserve"> </w:t>
      </w:r>
      <w:proofErr w:type="spellStart"/>
      <w:r>
        <w:rPr>
          <w:rFonts w:ascii="Cousine" w:eastAsia="Cousine" w:hAnsi="Cousine" w:cs="Cousine"/>
          <w:color w:val="CCCCCC"/>
          <w:sz w:val="21"/>
          <w:szCs w:val="21"/>
        </w:rPr>
        <w:t>phẩm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78D0C43A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href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lienhe.php?page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=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lienhe.php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sine" w:eastAsia="Cousine" w:hAnsi="Cousine" w:cs="Cousine"/>
          <w:color w:val="CCCCCC"/>
          <w:sz w:val="21"/>
          <w:szCs w:val="21"/>
        </w:rPr>
        <w:t xml:space="preserve">Liên </w:t>
      </w:r>
      <w:proofErr w:type="spellStart"/>
      <w:r>
        <w:rPr>
          <w:rFonts w:ascii="Cousine" w:eastAsia="Cousine" w:hAnsi="Cousine" w:cs="Cousine"/>
          <w:color w:val="CCCCCC"/>
          <w:sz w:val="21"/>
          <w:szCs w:val="21"/>
        </w:rPr>
        <w:t>hệ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7C04EF9C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nav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64692E54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div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"wrap"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322333B1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aside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0B82EBB7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href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img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src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"./images/OIP (2).jpg"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width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'100%'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height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'100%'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389979DD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aside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72E4D778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article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502AFBAC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div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'ha'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1C05D0AD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href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img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src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"./images/z4939315433381_08753fed2258241a960a5e0e0a598839.jpg"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width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'70px'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26233280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href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"https://www.facebook.com/profile.php?id=61552857426339"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"fa-brands fa-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facebook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&gt;&lt;/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sine" w:eastAsia="Cousine" w:hAnsi="Cousine" w:cs="Cousine"/>
          <w:color w:val="CCCCCC"/>
          <w:sz w:val="21"/>
          <w:szCs w:val="21"/>
        </w:rPr>
        <w:t>Nguyễn Quang Nam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2F550E13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href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"https://www.youtube.com/channel/UCnWwhHu3lf3jC0h90vUxxRA"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"fa-brands fa-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youtube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&gt;&lt;/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Nam31804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6D09C3DE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href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"https://mail.google.com/mail/u/0/?tab=rm&amp;ogbl#inbox?compose=new"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"fa-regular fa-envelope"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&gt;&lt;/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nam31804@gmail.com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2AAC1B1A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href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"https://github.com/nam31804"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"fa-brands fa-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github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&gt;&lt;/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nam31804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27988D3D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href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l.facebook.com/l.php?u=https%3A%2F%2Fwww.instagram.com%2Fnam31804%3Figshid%3DYzVkODRmOTdmMw%253D%253D%26fbclid%3DIwAR02uSI9Cf-N0WRsc2B06IOOlW5el6sUVh-paMvNWt8rRloyQUv4RqQyz84&amp;h=AT1EwCLzmCQk0d35LnqVL8dqY8kGwOtUsdepf3KjwWu6c1uptiMFtp9vhkcDwY4kZ6_7QBM3XWqZ3E_anXs2t6TxMv8B6gai_KVlw0KTZ-MgAIKEU7hWNNADsrcpruN34wbw5g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"fa-brands fa-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instagram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&gt;&lt;/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nam31804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226F1A01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href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"https://www.google.com/maps/place/H%C3%A0+N%E1%BB%99i,+Vi%E1%BB%87t+Nam/@20.987904,105.8308096,14z/data=!4m6!3m5!1s0x3135ab9bd9861ca1:0xe7887f7b72ca17a9!8m2!3d21.0277644!4d105.8341598!16zL20vMGZuZmY?entry=ttu"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"fa-solid fa-map"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&gt;&lt;/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sine" w:eastAsia="Cousine" w:hAnsi="Cousine" w:cs="Cousine"/>
          <w:color w:val="CCCCCC"/>
          <w:sz w:val="21"/>
          <w:szCs w:val="21"/>
        </w:rPr>
        <w:t xml:space="preserve">Thành </w:t>
      </w:r>
      <w:proofErr w:type="spellStart"/>
      <w:r>
        <w:rPr>
          <w:rFonts w:ascii="Cousine" w:eastAsia="Cousine" w:hAnsi="Cousine" w:cs="Cousine"/>
          <w:color w:val="CCCCCC"/>
          <w:sz w:val="21"/>
          <w:szCs w:val="21"/>
        </w:rPr>
        <w:t>Phố</w:t>
      </w:r>
      <w:proofErr w:type="spellEnd"/>
      <w:r>
        <w:rPr>
          <w:rFonts w:ascii="Cousine" w:eastAsia="Cousine" w:hAnsi="Cousine" w:cs="Cousine"/>
          <w:color w:val="CCCCCC"/>
          <w:sz w:val="21"/>
          <w:szCs w:val="21"/>
        </w:rPr>
        <w:t xml:space="preserve"> </w:t>
      </w:r>
      <w:proofErr w:type="spellStart"/>
      <w:r>
        <w:rPr>
          <w:rFonts w:ascii="Cousine" w:eastAsia="Cousine" w:hAnsi="Cousine" w:cs="Cousine"/>
          <w:color w:val="CCCCCC"/>
          <w:sz w:val="21"/>
          <w:szCs w:val="21"/>
        </w:rPr>
        <w:t>Lạng</w:t>
      </w:r>
      <w:proofErr w:type="spellEnd"/>
      <w:r>
        <w:rPr>
          <w:rFonts w:ascii="Cousine" w:eastAsia="Cousine" w:hAnsi="Cousine" w:cs="Cousine"/>
          <w:color w:val="CCCCCC"/>
          <w:sz w:val="21"/>
          <w:szCs w:val="21"/>
        </w:rPr>
        <w:t xml:space="preserve"> Sơn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1B455EB9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div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4F4FA830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div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'ha'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3DF41021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href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img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src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"./images/z4950900248977_68fb12a547a1de93fa5a3c12d05738fe.jpg"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width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'70px'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571BA1E5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href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"https://www.facebook.com/profile.php?id=61552857426339"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"fa-brands fa-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facebook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&gt;&lt;/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sine" w:eastAsia="Cousine" w:hAnsi="Cousine" w:cs="Cousine"/>
          <w:color w:val="CCCCCC"/>
          <w:sz w:val="21"/>
          <w:szCs w:val="21"/>
        </w:rPr>
        <w:t>Nguyễn Quang Nam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5A1EBB36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href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"https://www.youtube.com/channel/UCnWwhHu3lf3jC0h90vUxxRA"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"fa-brands fa-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youtube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&gt;&lt;/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Nam31804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6800EB78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href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"https://mail.google.com/mail/u/0/?tab=rm&amp;ogbl#inbox?compose=new"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"fa-regular fa-envelope"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&gt;&lt;/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nam31804@gmail.com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0656472B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href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"https://github.com/nam31804"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"fa-brands fa-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github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&gt;&lt;/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nam31804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36F4F7AA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href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l.facebook.com/l.php?u=https%3A%2F%2Fwww.instagram.com%2Fnam31804%3Figshid%3DYzVkODRmOTdmMw%253D%253D%26fbclid%3DIwAR02uSI9Cf-N0WRsc2B06IOOlW5el6sUVh-paMvNWt8rRloyQUv4RqQyz84&amp;h=AT1EwCLzmCQk0d35LnqVL8dqY8kGwOtUsdepf3KjwWu6c1uptiMFtp9vhkcDwY4kZ6_7QBM3XWqZ3E_anXs2t6TxMv8B6gai_KVlw0KTZ-MgAIKEU7hWNNADsrcpruN34wbw5g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"fa-brands fa-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instagram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&gt;&lt;/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nam31804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6ECE13B0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href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"https://www.google.com/maps/place/H%C3%A0+N%E1%BB%99i,+Vi%E1%BB%87t+Nam/@20.987904,105.8308096,14z/data=!4m6!3m5!1s0x3135ab9bd9861ca1:0xe7887f7b72ca17a9!8m2!3d21.0277644!4d105.8341598!16zL20vMGZuZmY?entry=ttu"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"fa-solid fa-map"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&gt;&lt;/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sine" w:eastAsia="Cousine" w:hAnsi="Cousine" w:cs="Cousine"/>
          <w:color w:val="CCCCCC"/>
          <w:sz w:val="21"/>
          <w:szCs w:val="21"/>
        </w:rPr>
        <w:t xml:space="preserve">Thành </w:t>
      </w:r>
      <w:proofErr w:type="spellStart"/>
      <w:r>
        <w:rPr>
          <w:rFonts w:ascii="Cousine" w:eastAsia="Cousine" w:hAnsi="Cousine" w:cs="Cousine"/>
          <w:color w:val="CCCCCC"/>
          <w:sz w:val="21"/>
          <w:szCs w:val="21"/>
        </w:rPr>
        <w:t>Phố</w:t>
      </w:r>
      <w:proofErr w:type="spellEnd"/>
      <w:r>
        <w:rPr>
          <w:rFonts w:ascii="Cousine" w:eastAsia="Cousine" w:hAnsi="Cousine" w:cs="Cousine"/>
          <w:color w:val="CCCCCC"/>
          <w:sz w:val="21"/>
          <w:szCs w:val="21"/>
        </w:rPr>
        <w:t xml:space="preserve"> </w:t>
      </w:r>
      <w:proofErr w:type="spellStart"/>
      <w:r>
        <w:rPr>
          <w:rFonts w:ascii="Cousine" w:eastAsia="Cousine" w:hAnsi="Cousine" w:cs="Cousine"/>
          <w:color w:val="CCCCCC"/>
          <w:sz w:val="21"/>
          <w:szCs w:val="21"/>
        </w:rPr>
        <w:t>Lạng</w:t>
      </w:r>
      <w:proofErr w:type="spellEnd"/>
      <w:r>
        <w:rPr>
          <w:rFonts w:ascii="Cousine" w:eastAsia="Cousine" w:hAnsi="Cousine" w:cs="Cousine"/>
          <w:color w:val="CCCCCC"/>
          <w:sz w:val="21"/>
          <w:szCs w:val="21"/>
        </w:rPr>
        <w:t xml:space="preserve"> Sơn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72D64C75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div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224018B8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div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'ha'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10011A32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href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img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src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"./images/z4950900267305_41c14480584bf39cb4596741975575b7.jpg"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width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'70px'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1556B15B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href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"https://www.facebook.com/profile.php?id=61552857426339"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"fa-brands fa-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facebook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&gt;&lt;/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sine" w:eastAsia="Cousine" w:hAnsi="Cousine" w:cs="Cousine"/>
          <w:color w:val="CCCCCC"/>
          <w:sz w:val="21"/>
          <w:szCs w:val="21"/>
        </w:rPr>
        <w:t>Nguyễn Quang Nam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39DEA496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href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"https://www.youtube.com/channel/UCnWwhHu3lf3jC0h90vUxxRA"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"fa-brands fa-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youtube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&gt;&lt;/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Nam31804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2D5CCEA2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href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"https://mail.google.com/mail/u/0/?tab=rm&amp;ogbl#inbox?compose=new"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"fa-regular fa-envelope"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&gt;&lt;/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nam31804@gmail.com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5C6FE2E8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href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"https://github.com/nam31804"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"fa-brands fa-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github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&gt;&lt;/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nam31804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4B60D81D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href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l.facebook.com/l.php?u=https%3A%2F%2Fwww.instagram.com%2Fnam31804%3Figshid%3DYzVkODRmOTdmMw%253D%253D%26fbclid%3DIwAR02uSI9Cf-N0WRsc2B06IOOlW5el6sUVh-paMvNWt8rRloyQUv4RqQyz84&amp;h=AT1EwCLzmCQk0d35LnqVL8dqY8kGwOtUsdepf3KjwWu6c1uptiMFtp9vhkcDwY4kZ6_7QBM3XWqZ3E_anXs2t6TxMv8B6gai_KVlw0KTZ-MgAIKEU7hWNNADsrcpruN34wbw5g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"fa-brands fa-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instagram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&gt;&lt;/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nam31804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5D4FB7B6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href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"https://www.google.com/maps/place/H%C3%A0+N%E1%BB%99i,+Vi%E1%BB%87t+Nam/@20.987904,105.8308096,14z/data=!4m6!3m5!1s0x3135ab9bd9861ca1:0xe7887f7b72ca17a9!8m2!3d21.0277644!4d105.8341598!16zL20vMGZuZmY?entry=ttu"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"fa-solid fa-map"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&gt;&lt;/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sine" w:eastAsia="Cousine" w:hAnsi="Cousine" w:cs="Cousine"/>
          <w:color w:val="CCCCCC"/>
          <w:sz w:val="21"/>
          <w:szCs w:val="21"/>
        </w:rPr>
        <w:t xml:space="preserve">Thành </w:t>
      </w:r>
      <w:proofErr w:type="spellStart"/>
      <w:r>
        <w:rPr>
          <w:rFonts w:ascii="Cousine" w:eastAsia="Cousine" w:hAnsi="Cousine" w:cs="Cousine"/>
          <w:color w:val="CCCCCC"/>
          <w:sz w:val="21"/>
          <w:szCs w:val="21"/>
        </w:rPr>
        <w:t>Phố</w:t>
      </w:r>
      <w:proofErr w:type="spellEnd"/>
      <w:r>
        <w:rPr>
          <w:rFonts w:ascii="Cousine" w:eastAsia="Cousine" w:hAnsi="Cousine" w:cs="Cousine"/>
          <w:color w:val="CCCCCC"/>
          <w:sz w:val="21"/>
          <w:szCs w:val="21"/>
        </w:rPr>
        <w:t xml:space="preserve"> </w:t>
      </w:r>
      <w:proofErr w:type="spellStart"/>
      <w:r>
        <w:rPr>
          <w:rFonts w:ascii="Cousine" w:eastAsia="Cousine" w:hAnsi="Cousine" w:cs="Cousine"/>
          <w:color w:val="CCCCCC"/>
          <w:sz w:val="21"/>
          <w:szCs w:val="21"/>
        </w:rPr>
        <w:t>Lạng</w:t>
      </w:r>
      <w:proofErr w:type="spellEnd"/>
      <w:r>
        <w:rPr>
          <w:rFonts w:ascii="Cousine" w:eastAsia="Cousine" w:hAnsi="Cousine" w:cs="Cousine"/>
          <w:color w:val="CCCCCC"/>
          <w:sz w:val="21"/>
          <w:szCs w:val="21"/>
        </w:rPr>
        <w:t xml:space="preserve"> Sơn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56479F87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div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14BFD2CA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article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1E065392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div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73C0C6C0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footer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4595B53A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div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"end"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1B56471E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proofErr w:type="spellStart"/>
      <w:r>
        <w:rPr>
          <w:rFonts w:ascii="Cousine" w:eastAsia="Cousine" w:hAnsi="Cousine" w:cs="Cousine"/>
          <w:color w:val="CCCCCC"/>
          <w:sz w:val="21"/>
          <w:szCs w:val="21"/>
        </w:rPr>
        <w:t>Về</w:t>
      </w:r>
      <w:proofErr w:type="spellEnd"/>
      <w:r>
        <w:rPr>
          <w:rFonts w:ascii="Cousine" w:eastAsia="Cousine" w:hAnsi="Cousine" w:cs="Cousine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style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"color:#990066;"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NAM31804.COM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57F30398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div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20DDB2D1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nd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Hệ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thống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mua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bán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đồ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uy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tín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.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7421B22C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Cảm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ơn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mọi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người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đã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ủng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hộ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shop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trong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thời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gian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qua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4BBD2F4E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sine" w:eastAsia="Cousine" w:hAnsi="Cousine" w:cs="Cousine"/>
          <w:color w:val="CCCCCC"/>
          <w:sz w:val="21"/>
          <w:szCs w:val="21"/>
        </w:rPr>
        <w:t xml:space="preserve">    Xin </w:t>
      </w:r>
      <w:proofErr w:type="spellStart"/>
      <w:r>
        <w:rPr>
          <w:rFonts w:ascii="Cousine" w:eastAsia="Cousine" w:hAnsi="Cousine" w:cs="Cousine"/>
          <w:color w:val="CCCCCC"/>
          <w:sz w:val="21"/>
          <w:szCs w:val="21"/>
        </w:rPr>
        <w:t>chân</w:t>
      </w:r>
      <w:proofErr w:type="spellEnd"/>
      <w:r>
        <w:rPr>
          <w:rFonts w:ascii="Cousine" w:eastAsia="Cousine" w:hAnsi="Cousine" w:cs="Cousine"/>
          <w:color w:val="CCCCCC"/>
          <w:sz w:val="21"/>
          <w:szCs w:val="21"/>
        </w:rPr>
        <w:t xml:space="preserve"> </w:t>
      </w:r>
      <w:proofErr w:type="spellStart"/>
      <w:r>
        <w:rPr>
          <w:rFonts w:ascii="Cousine" w:eastAsia="Cousine" w:hAnsi="Cousine" w:cs="Cousine"/>
          <w:color w:val="CCCCCC"/>
          <w:sz w:val="21"/>
          <w:szCs w:val="21"/>
        </w:rPr>
        <w:t>thành</w:t>
      </w:r>
      <w:proofErr w:type="spellEnd"/>
      <w:r>
        <w:rPr>
          <w:rFonts w:ascii="Cousine" w:eastAsia="Cousine" w:hAnsi="Cousine" w:cs="Cousine"/>
          <w:color w:val="CCCCCC"/>
          <w:sz w:val="21"/>
          <w:szCs w:val="21"/>
        </w:rPr>
        <w:t xml:space="preserve"> </w:t>
      </w:r>
      <w:proofErr w:type="spellStart"/>
      <w:r>
        <w:rPr>
          <w:rFonts w:ascii="Cousine" w:eastAsia="Cousine" w:hAnsi="Cousine" w:cs="Cousine"/>
          <w:color w:val="CCCCCC"/>
          <w:sz w:val="21"/>
          <w:szCs w:val="21"/>
        </w:rPr>
        <w:t>cảm</w:t>
      </w:r>
      <w:proofErr w:type="spellEnd"/>
      <w:r>
        <w:rPr>
          <w:rFonts w:ascii="Cousine" w:eastAsia="Cousine" w:hAnsi="Cousine" w:cs="Cousine"/>
          <w:color w:val="CCCCCC"/>
          <w:sz w:val="21"/>
          <w:szCs w:val="21"/>
        </w:rPr>
        <w:t xml:space="preserve"> </w:t>
      </w:r>
      <w:proofErr w:type="spellStart"/>
      <w:r>
        <w:rPr>
          <w:rFonts w:ascii="Cousine" w:eastAsia="Cousine" w:hAnsi="Cousine" w:cs="Cousine"/>
          <w:color w:val="CCCCCC"/>
          <w:sz w:val="21"/>
          <w:szCs w:val="21"/>
        </w:rPr>
        <w:t>ơn</w:t>
      </w:r>
      <w:proofErr w:type="spellEnd"/>
    </w:p>
    <w:p w14:paraId="33CC9DC7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4BCD97FC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div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294C7D55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href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"https://www.google.com/maps/place/H%C3%A0+N%E1%BB%99i,+Vi%E1%BB%87t+Nam/@20.987904,105.8308096,14z/data=!4m6!3m5!1s0x3135ab9bd9861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lastRenderedPageBreak/>
        <w:t>ca1:0xe7887f7b72ca17a9!8m2!3d21.0277644!4d105.8341598!16zL20vMGZuZmY?entry=ttu"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"fa-solid fa-map"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&gt;&lt;/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7670F719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href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"https://www.facebook.com/profile.php?id=61552857426339"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"fa-brands fa-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facebook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&gt;&lt;/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66C47663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href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"https://www.youtube.com/channel/UCnWwhHu3lf3jC0h90vUxxRA"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"fa-brands fa-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youtube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&gt;&lt;/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19FE9AFE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footer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578CD2BF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07DC65F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4301450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38806D2" w14:textId="77777777" w:rsidR="00F432EE" w:rsidRDefault="00F432EE" w:rsidP="00F432E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body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547A8440" w14:textId="77777777" w:rsidR="00F432EE" w:rsidRDefault="00F432EE" w:rsidP="00F432EE">
      <w:pPr>
        <w:rPr>
          <w:rFonts w:ascii="Times New Roman" w:eastAsia="Times New Roman" w:hAnsi="Times New Roman" w:cs="Times New Roman"/>
        </w:rPr>
      </w:pPr>
    </w:p>
    <w:p w14:paraId="7B305C8B" w14:textId="77777777" w:rsidR="00F432EE" w:rsidRDefault="00F432EE" w:rsidP="00F432EE">
      <w:pPr>
        <w:pStyle w:val="u2"/>
        <w:numPr>
          <w:ilvl w:val="2"/>
          <w:numId w:val="11"/>
        </w:numPr>
        <w:ind w:left="567" w:hanging="567"/>
      </w:pPr>
      <w:bookmarkStart w:id="64" w:name="_2zbgiuw" w:colFirst="0" w:colLast="0"/>
      <w:bookmarkEnd w:id="64"/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095B43C6" w14:textId="77777777" w:rsidR="00F432EE" w:rsidRDefault="00F432EE" w:rsidP="00F432EE">
      <w:pPr>
        <w:pStyle w:val="u2"/>
        <w:numPr>
          <w:ilvl w:val="3"/>
          <w:numId w:val="11"/>
        </w:numPr>
        <w:ind w:left="567" w:hanging="283"/>
      </w:pPr>
      <w:bookmarkStart w:id="65" w:name="_1egqt2p" w:colFirst="0" w:colLast="0"/>
      <w:bookmarkEnd w:id="65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</w:p>
    <w:p w14:paraId="0D43BF66" w14:textId="77777777" w:rsidR="00F432EE" w:rsidRDefault="00F432EE" w:rsidP="00F432EE">
      <w:pPr>
        <w:ind w:left="0" w:firstLine="0"/>
      </w:pPr>
      <w:r>
        <w:rPr>
          <w:noProof/>
        </w:rPr>
        <w:drawing>
          <wp:inline distT="114300" distB="114300" distL="114300" distR="114300" wp14:anchorId="5F734294" wp14:editId="63CE1323">
            <wp:extent cx="5939480" cy="334010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1275EE" w14:textId="77777777" w:rsidR="00F432EE" w:rsidRDefault="00F432EE" w:rsidP="00F432EE">
      <w:pPr>
        <w:pStyle w:val="u2"/>
        <w:numPr>
          <w:ilvl w:val="3"/>
          <w:numId w:val="11"/>
        </w:numPr>
        <w:ind w:left="567" w:hanging="283"/>
      </w:pPr>
      <w:bookmarkStart w:id="66" w:name="_3ygebqi" w:colFirst="0" w:colLast="0"/>
      <w:bookmarkEnd w:id="66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</w:p>
    <w:p w14:paraId="0E432F6A" w14:textId="77777777" w:rsidR="00F432EE" w:rsidRDefault="00F432EE" w:rsidP="00F432EE">
      <w:pPr>
        <w:pStyle w:val="u2"/>
        <w:numPr>
          <w:ilvl w:val="3"/>
          <w:numId w:val="11"/>
        </w:numPr>
        <w:ind w:left="567" w:hanging="283"/>
        <w:sectPr w:rsidR="00F432EE">
          <w:pgSz w:w="11907" w:h="16840"/>
          <w:pgMar w:top="1418" w:right="1134" w:bottom="1418" w:left="1418" w:header="720" w:footer="720" w:gutter="0"/>
          <w:cols w:space="720"/>
          <w:titlePg/>
        </w:sectPr>
      </w:pPr>
      <w:bookmarkStart w:id="67" w:name="_2dlolyb" w:colFirst="0" w:colLast="0"/>
      <w:bookmarkEnd w:id="67"/>
      <w:r>
        <w:t>…..</w:t>
      </w:r>
    </w:p>
    <w:p w14:paraId="427EA40A" w14:textId="77777777" w:rsidR="00F432EE" w:rsidRDefault="00F432EE" w:rsidP="00F432EE">
      <w:pPr>
        <w:pStyle w:val="u1"/>
        <w:keepLines w:val="0"/>
        <w:spacing w:before="0" w:after="120" w:line="288" w:lineRule="auto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68" w:name="_sqyw64" w:colFirst="0" w:colLast="0"/>
      <w:bookmarkEnd w:id="68"/>
      <w:r>
        <w:rPr>
          <w:rFonts w:ascii="Times New Roman" w:eastAsia="Times New Roman" w:hAnsi="Times New Roman" w:cs="Times New Roman"/>
          <w:b/>
          <w:color w:val="000000"/>
        </w:rPr>
        <w:lastRenderedPageBreak/>
        <w:t>CHƯƠNG 5:</w:t>
      </w:r>
      <w:r>
        <w:rPr>
          <w:rFonts w:ascii="Times New Roman" w:eastAsia="Times New Roman" w:hAnsi="Times New Roman" w:cs="Times New Roman"/>
          <w:b/>
          <w:color w:val="000000"/>
        </w:rPr>
        <w:br/>
        <w:t>KẾT LUẬN VÀ HƯỚNG PHÁT TRIỂN</w:t>
      </w:r>
    </w:p>
    <w:p w14:paraId="0F67E5C2" w14:textId="77777777" w:rsidR="00F432EE" w:rsidRDefault="00F432EE" w:rsidP="00F432EE">
      <w:pPr>
        <w:pStyle w:val="u2"/>
        <w:numPr>
          <w:ilvl w:val="1"/>
          <w:numId w:val="12"/>
        </w:numPr>
      </w:pPr>
      <w:bookmarkStart w:id="69" w:name="_3cqmetx" w:colFirst="0" w:colLast="0"/>
      <w:bookmarkEnd w:id="69"/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1FE5F9F4" w14:textId="77777777" w:rsidR="00F432EE" w:rsidRDefault="00F432EE" w:rsidP="00F432EE">
      <w:pPr>
        <w:ind w:left="0" w:firstLine="567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Quá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chuyên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tài</w:t>
      </w:r>
      <w:proofErr w:type="spellEnd"/>
      <w:r>
        <w:rPr>
          <w:rFonts w:ascii="Times New Roman" w:eastAsia="Times New Roman" w:hAnsi="Times New Roman" w:cs="Times New Roman"/>
        </w:rPr>
        <w:t xml:space="preserve"> "……" </w:t>
      </w:r>
      <w:proofErr w:type="spellStart"/>
      <w:r>
        <w:rPr>
          <w:rFonts w:ascii="Times New Roman" w:eastAsia="Times New Roman" w:hAnsi="Times New Roman" w:cs="Times New Roman"/>
        </w:rPr>
        <w:t>đã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giúp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dồi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học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thầy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giảng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đường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đồng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cũng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tìm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hiểu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thêm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nhiều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thức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kinh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nghiệm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mới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54B2BB23" w14:textId="77777777" w:rsidR="00F432EE" w:rsidRDefault="00F432EE" w:rsidP="00F432EE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Nắm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67C22214" w14:textId="77777777" w:rsidR="00F432EE" w:rsidRDefault="00F432EE" w:rsidP="00F432EE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Hiểu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hiểu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1DA2367B" w14:textId="77777777" w:rsidR="00F432EE" w:rsidRDefault="00F432EE" w:rsidP="00F432EE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tiễn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7310BEA8" w14:textId="77777777" w:rsidR="00F432EE" w:rsidRDefault="00F432EE" w:rsidP="00F432EE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Củng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ngôn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– framework,…</w:t>
      </w:r>
    </w:p>
    <w:p w14:paraId="646F3927" w14:textId="77777777" w:rsidR="00F432EE" w:rsidRDefault="00F432EE" w:rsidP="00F432EE">
      <w:pPr>
        <w:ind w:left="0" w:firstLine="0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Ưu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điểm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</w:p>
    <w:p w14:paraId="19F06C68" w14:textId="77777777" w:rsidR="00F432EE" w:rsidRDefault="00F432EE" w:rsidP="00F432EE">
      <w:pPr>
        <w:ind w:left="0" w:firstLine="567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hoàn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đầy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thiết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phục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yêu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người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 xml:space="preserve">. Quan </w:t>
      </w:r>
      <w:proofErr w:type="spellStart"/>
      <w:r>
        <w:rPr>
          <w:rFonts w:ascii="Times New Roman" w:eastAsia="Times New Roman" w:hAnsi="Times New Roman" w:cs="Times New Roman"/>
        </w:rPr>
        <w:t>trọng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hơn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đảm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duy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ổn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mật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người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. Các 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hoàn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thành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377B8016" w14:textId="77777777" w:rsidR="00F432EE" w:rsidRDefault="00F432EE" w:rsidP="00F432EE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rPr>
          <w:color w:val="000000"/>
        </w:rPr>
      </w:pPr>
      <w:r>
        <w:rPr>
          <w:rFonts w:ascii="Times New Roman" w:eastAsia="Times New Roman" w:hAnsi="Times New Roman" w:cs="Times New Roman"/>
        </w:rPr>
        <w:t xml:space="preserve">Hoàn </w:t>
      </w:r>
      <w:proofErr w:type="spellStart"/>
      <w:r>
        <w:rPr>
          <w:rFonts w:ascii="Times New Roman" w:eastAsia="Times New Roman" w:hAnsi="Times New Roman" w:cs="Times New Roman"/>
        </w:rPr>
        <w:t>thiện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về</w:t>
      </w:r>
      <w:proofErr w:type="spellEnd"/>
      <w:r>
        <w:rPr>
          <w:rFonts w:ascii="Times New Roman" w:eastAsia="Times New Roman" w:hAnsi="Times New Roman" w:cs="Times New Roman"/>
        </w:rPr>
        <w:t xml:space="preserve"> web</w:t>
      </w:r>
    </w:p>
    <w:p w14:paraId="17EDAF93" w14:textId="77777777" w:rsidR="00F432EE" w:rsidRDefault="00F432EE" w:rsidP="00F432EE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color w:val="000000"/>
        </w:rPr>
      </w:pPr>
      <w:r>
        <w:rPr>
          <w:rFonts w:ascii="Times New Roman" w:eastAsia="Times New Roman" w:hAnsi="Times New Roman" w:cs="Times New Roman"/>
        </w:rPr>
        <w:t xml:space="preserve">CSS </w:t>
      </w:r>
      <w:proofErr w:type="spellStart"/>
      <w:r>
        <w:rPr>
          <w:rFonts w:ascii="Times New Roman" w:eastAsia="Times New Roman" w:hAnsi="Times New Roman" w:cs="Times New Roman"/>
        </w:rPr>
        <w:t>cũng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tạm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ổn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đẹp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nếu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hoàn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bài</w:t>
      </w:r>
      <w:proofErr w:type="spellEnd"/>
    </w:p>
    <w:p w14:paraId="14755D3E" w14:textId="77777777" w:rsidR="00F432EE" w:rsidRDefault="00F432EE" w:rsidP="00F432EE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hoạt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thường</w:t>
      </w:r>
      <w:proofErr w:type="spellEnd"/>
    </w:p>
    <w:p w14:paraId="7586C7E5" w14:textId="77777777" w:rsidR="00F432EE" w:rsidRDefault="00F432EE" w:rsidP="00F432EE">
      <w:pPr>
        <w:ind w:left="0" w:firstLine="0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Nhược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điểm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</w:p>
    <w:p w14:paraId="4EAF9B1F" w14:textId="77777777" w:rsidR="00F432EE" w:rsidRDefault="00F432EE" w:rsidP="00F432EE">
      <w:pPr>
        <w:ind w:left="0" w:firstLine="56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</w:rPr>
        <w:t>những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phiên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ứng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rộng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đáp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ứng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nhiều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những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yêu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người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như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41DEC2B6" w14:textId="77777777" w:rsidR="00F432EE" w:rsidRDefault="00F432EE" w:rsidP="00F432EE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vẫn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đẹp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mắt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19E0A0C7" w14:textId="77777777" w:rsidR="00F432EE" w:rsidRDefault="00F432EE" w:rsidP="00F432EE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mượt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tốt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5984B1E8" w14:textId="77777777" w:rsidR="00F432EE" w:rsidRDefault="00F432EE" w:rsidP="00F432EE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Trong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bổ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nhằm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52A9F349" w14:textId="77777777" w:rsidR="00F432EE" w:rsidRDefault="00F432EE" w:rsidP="00F432EE">
      <w:pPr>
        <w:ind w:left="0" w:firstLine="0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Hướng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phát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triển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</w:p>
    <w:p w14:paraId="5CE727D6" w14:textId="77777777" w:rsidR="00F432EE" w:rsidRDefault="00F432EE" w:rsidP="00F432EE">
      <w:pPr>
        <w:ind w:left="0" w:firstLine="56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</w:rPr>
        <w:t>những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phiên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ứng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rộng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đáp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ứng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nhiều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những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yêu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người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như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AF0214C" w14:textId="77777777" w:rsidR="00F432EE" w:rsidRDefault="00F432EE" w:rsidP="00F432EE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Cải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593A314E" w14:textId="77777777" w:rsidR="00F432EE" w:rsidRDefault="00F432EE" w:rsidP="00F432EE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Cải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28826F3B" w14:textId="77777777" w:rsidR="00F432EE" w:rsidRDefault="00F432EE" w:rsidP="00F432EE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…..</w:t>
      </w:r>
    </w:p>
    <w:p w14:paraId="2EF1E182" w14:textId="77777777" w:rsidR="00F432EE" w:rsidRDefault="00F432EE" w:rsidP="00F432EE">
      <w:pPr>
        <w:pStyle w:val="u2"/>
        <w:numPr>
          <w:ilvl w:val="1"/>
          <w:numId w:val="12"/>
        </w:numPr>
      </w:pPr>
      <w:bookmarkStart w:id="70" w:name="_1rvwp1q" w:colFirst="0" w:colLast="0"/>
      <w:bookmarkEnd w:id="70"/>
      <w:proofErr w:type="spellStart"/>
      <w:r>
        <w:t>TaskSheet</w:t>
      </w:r>
      <w:proofErr w:type="spellEnd"/>
      <w:r>
        <w:t xml:space="preserve"> (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)</w:t>
      </w:r>
    </w:p>
    <w:tbl>
      <w:tblPr>
        <w:tblW w:w="8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22"/>
        <w:gridCol w:w="2536"/>
        <w:gridCol w:w="3795"/>
        <w:gridCol w:w="1131"/>
      </w:tblGrid>
      <w:tr w:rsidR="00F432EE" w14:paraId="02C80D3A" w14:textId="77777777" w:rsidTr="001A6023">
        <w:tc>
          <w:tcPr>
            <w:tcW w:w="1322" w:type="dxa"/>
            <w:vAlign w:val="center"/>
          </w:tcPr>
          <w:p w14:paraId="1064FF1D" w14:textId="77777777" w:rsidR="00F432EE" w:rsidRDefault="00F432EE" w:rsidP="001A6023">
            <w:pPr>
              <w:spacing w:before="120" w:after="12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Giai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đoạn</w:t>
            </w:r>
            <w:proofErr w:type="spellEnd"/>
          </w:p>
        </w:tc>
        <w:tc>
          <w:tcPr>
            <w:tcW w:w="2536" w:type="dxa"/>
            <w:vAlign w:val="center"/>
          </w:tcPr>
          <w:p w14:paraId="0D9BA892" w14:textId="77777777" w:rsidR="00F432EE" w:rsidRDefault="00F432EE" w:rsidP="001A6023">
            <w:pPr>
              <w:spacing w:before="120" w:after="12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…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….</w:t>
            </w:r>
          </w:p>
        </w:tc>
        <w:tc>
          <w:tcPr>
            <w:tcW w:w="3795" w:type="dxa"/>
            <w:vAlign w:val="center"/>
          </w:tcPr>
          <w:p w14:paraId="279EA2E3" w14:textId="77777777" w:rsidR="00F432EE" w:rsidRDefault="00F432EE" w:rsidP="001A6023">
            <w:pPr>
              <w:spacing w:before="120" w:after="12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Công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việc</w:t>
            </w:r>
            <w:proofErr w:type="spellEnd"/>
          </w:p>
        </w:tc>
        <w:tc>
          <w:tcPr>
            <w:tcW w:w="1131" w:type="dxa"/>
            <w:vAlign w:val="center"/>
          </w:tcPr>
          <w:p w14:paraId="0BDB9AA3" w14:textId="77777777" w:rsidR="00F432EE" w:rsidRDefault="00F432EE" w:rsidP="001A6023">
            <w:pPr>
              <w:spacing w:before="120" w:after="12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Tỉ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thành</w:t>
            </w:r>
            <w:proofErr w:type="spellEnd"/>
          </w:p>
        </w:tc>
      </w:tr>
      <w:tr w:rsidR="00F432EE" w14:paraId="7D4EB5B5" w14:textId="77777777" w:rsidTr="001A6023">
        <w:trPr>
          <w:trHeight w:val="3407"/>
        </w:trPr>
        <w:tc>
          <w:tcPr>
            <w:tcW w:w="1322" w:type="dxa"/>
            <w:vAlign w:val="center"/>
          </w:tcPr>
          <w:p w14:paraId="4FB00B6A" w14:textId="77777777" w:rsidR="00F432EE" w:rsidRDefault="00F432EE" w:rsidP="001A6023">
            <w:pPr>
              <w:spacing w:before="120" w:after="60" w:line="312" w:lineRule="auto"/>
              <w:ind w:left="113" w:right="113" w:firstLine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Chương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1:</w:t>
            </w:r>
          </w:p>
          <w:p w14:paraId="2FB2B4D5" w14:textId="77777777" w:rsidR="00F432EE" w:rsidRDefault="00F432EE" w:rsidP="001A6023">
            <w:pPr>
              <w:spacing w:before="120" w:after="60" w:line="312" w:lineRule="auto"/>
              <w:ind w:left="113" w:right="113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(100%)</w:t>
            </w:r>
          </w:p>
        </w:tc>
        <w:tc>
          <w:tcPr>
            <w:tcW w:w="2536" w:type="dxa"/>
          </w:tcPr>
          <w:p w14:paraId="75D01941" w14:textId="77777777" w:rsidR="00F432EE" w:rsidRDefault="00F432EE" w:rsidP="001A6023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95" w:type="dxa"/>
          </w:tcPr>
          <w:p w14:paraId="4B65D690" w14:textId="77777777" w:rsidR="00F432EE" w:rsidRDefault="00F432EE" w:rsidP="001A602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312" w:lineRule="auto"/>
              <w:ind w:left="459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ngôn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trình</w:t>
            </w:r>
            <w:proofErr w:type="spellEnd"/>
          </w:p>
          <w:p w14:paraId="1CE52735" w14:textId="77777777" w:rsidR="00F432EE" w:rsidRDefault="00F432EE" w:rsidP="001A6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1" w:type="dxa"/>
          </w:tcPr>
          <w:p w14:paraId="1E1DEE61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100%</w:t>
            </w:r>
          </w:p>
        </w:tc>
      </w:tr>
      <w:tr w:rsidR="00F432EE" w14:paraId="3FE48858" w14:textId="77777777" w:rsidTr="001A6023">
        <w:trPr>
          <w:trHeight w:val="3407"/>
        </w:trPr>
        <w:tc>
          <w:tcPr>
            <w:tcW w:w="1322" w:type="dxa"/>
            <w:vAlign w:val="center"/>
          </w:tcPr>
          <w:p w14:paraId="4F9DE2FB" w14:textId="77777777" w:rsidR="00F432EE" w:rsidRDefault="00F432EE" w:rsidP="001A6023">
            <w:pPr>
              <w:spacing w:before="120" w:after="60" w:line="312" w:lineRule="auto"/>
              <w:ind w:left="113" w:right="113" w:firstLine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Chương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2:</w:t>
            </w:r>
          </w:p>
          <w:p w14:paraId="77198555" w14:textId="77777777" w:rsidR="00F432EE" w:rsidRDefault="00F432EE" w:rsidP="001A6023">
            <w:pPr>
              <w:spacing w:before="120" w:after="60" w:line="312" w:lineRule="auto"/>
              <w:ind w:left="113" w:right="113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(100%)</w:t>
            </w:r>
          </w:p>
        </w:tc>
        <w:tc>
          <w:tcPr>
            <w:tcW w:w="2536" w:type="dxa"/>
          </w:tcPr>
          <w:p w14:paraId="291CF907" w14:textId="77777777" w:rsidR="00F432EE" w:rsidRDefault="00F432EE" w:rsidP="001A6023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95" w:type="dxa"/>
          </w:tcPr>
          <w:p w14:paraId="578A51CA" w14:textId="77777777" w:rsidR="00F432EE" w:rsidRDefault="00F432EE" w:rsidP="001A602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312" w:lineRule="auto"/>
              <w:ind w:left="459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hỏi</w:t>
            </w:r>
            <w:proofErr w:type="spellEnd"/>
          </w:p>
          <w:p w14:paraId="7070A0D3" w14:textId="77777777" w:rsidR="00F432EE" w:rsidRDefault="00F432EE" w:rsidP="001A602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312" w:lineRule="auto"/>
              <w:ind w:left="459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tưởng</w:t>
            </w:r>
            <w:proofErr w:type="spellEnd"/>
          </w:p>
          <w:p w14:paraId="2BD6B4D1" w14:textId="77777777" w:rsidR="00F432EE" w:rsidRDefault="00F432EE" w:rsidP="001A602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312" w:lineRule="auto"/>
              <w:ind w:left="459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</w:p>
        </w:tc>
        <w:tc>
          <w:tcPr>
            <w:tcW w:w="1131" w:type="dxa"/>
          </w:tcPr>
          <w:p w14:paraId="66E37AA2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F432EE" w14:paraId="5E8C92B2" w14:textId="77777777" w:rsidTr="001A6023">
        <w:trPr>
          <w:trHeight w:val="3407"/>
        </w:trPr>
        <w:tc>
          <w:tcPr>
            <w:tcW w:w="1322" w:type="dxa"/>
            <w:vAlign w:val="center"/>
          </w:tcPr>
          <w:p w14:paraId="3D4F7C99" w14:textId="77777777" w:rsidR="00F432EE" w:rsidRDefault="00F432EE" w:rsidP="001A6023">
            <w:pPr>
              <w:spacing w:before="120" w:after="60" w:line="312" w:lineRule="auto"/>
              <w:ind w:left="113" w:right="113" w:firstLine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Chương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3:</w:t>
            </w:r>
          </w:p>
          <w:p w14:paraId="2D6BD140" w14:textId="77777777" w:rsidR="00F432EE" w:rsidRDefault="00F432EE" w:rsidP="001A6023">
            <w:pPr>
              <w:spacing w:before="120" w:after="60" w:line="312" w:lineRule="auto"/>
              <w:ind w:left="113" w:right="113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(100%)</w:t>
            </w:r>
          </w:p>
        </w:tc>
        <w:tc>
          <w:tcPr>
            <w:tcW w:w="2536" w:type="dxa"/>
          </w:tcPr>
          <w:p w14:paraId="1C474BA9" w14:textId="77777777" w:rsidR="00F432EE" w:rsidRDefault="00F432EE" w:rsidP="001A6023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95" w:type="dxa"/>
          </w:tcPr>
          <w:p w14:paraId="762E49D7" w14:textId="77777777" w:rsidR="00F432EE" w:rsidRDefault="00F432EE" w:rsidP="001A602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312" w:lineRule="auto"/>
              <w:ind w:left="459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thuật</w:t>
            </w:r>
            <w:proofErr w:type="spellEnd"/>
          </w:p>
          <w:p w14:paraId="68D3A6D4" w14:textId="77777777" w:rsidR="00F432EE" w:rsidRDefault="00F432EE" w:rsidP="001A602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312" w:lineRule="auto"/>
              <w:ind w:left="459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code</w:t>
            </w:r>
          </w:p>
          <w:p w14:paraId="1AB3F83F" w14:textId="77777777" w:rsidR="00F432EE" w:rsidRDefault="00F432EE" w:rsidP="001A602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312" w:lineRule="auto"/>
              <w:ind w:left="459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  <w:p w14:paraId="05474B94" w14:textId="77777777" w:rsidR="00F432EE" w:rsidRDefault="00F432EE" w:rsidP="001A602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312" w:lineRule="auto"/>
              <w:ind w:left="459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ký</w:t>
            </w:r>
            <w:proofErr w:type="spellEnd"/>
          </w:p>
        </w:tc>
        <w:tc>
          <w:tcPr>
            <w:tcW w:w="1131" w:type="dxa"/>
          </w:tcPr>
          <w:p w14:paraId="1B2B1335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F432EE" w14:paraId="0D16E84E" w14:textId="77777777" w:rsidTr="001A6023">
        <w:trPr>
          <w:trHeight w:val="3407"/>
        </w:trPr>
        <w:tc>
          <w:tcPr>
            <w:tcW w:w="1322" w:type="dxa"/>
            <w:vAlign w:val="center"/>
          </w:tcPr>
          <w:p w14:paraId="51E4AA94" w14:textId="77777777" w:rsidR="00F432EE" w:rsidRDefault="00F432EE" w:rsidP="001A6023">
            <w:pPr>
              <w:spacing w:before="120" w:after="60" w:line="312" w:lineRule="auto"/>
              <w:ind w:left="113" w:right="113" w:firstLine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Chương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4:</w:t>
            </w:r>
          </w:p>
          <w:p w14:paraId="4C70C987" w14:textId="77777777" w:rsidR="00F432EE" w:rsidRDefault="00F432EE" w:rsidP="001A6023">
            <w:pPr>
              <w:spacing w:before="120" w:after="60" w:line="312" w:lineRule="auto"/>
              <w:ind w:left="113" w:right="113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(100%)</w:t>
            </w:r>
          </w:p>
        </w:tc>
        <w:tc>
          <w:tcPr>
            <w:tcW w:w="2536" w:type="dxa"/>
          </w:tcPr>
          <w:p w14:paraId="1DF0311D" w14:textId="77777777" w:rsidR="00F432EE" w:rsidRDefault="00F432EE" w:rsidP="001A6023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95" w:type="dxa"/>
          </w:tcPr>
          <w:p w14:paraId="2298DCAF" w14:textId="77777777" w:rsidR="00F432EE" w:rsidRDefault="00F432EE" w:rsidP="001A602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312" w:lineRule="auto"/>
              <w:ind w:left="459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</w:p>
          <w:p w14:paraId="5D56F36C" w14:textId="77777777" w:rsidR="00F432EE" w:rsidRDefault="00F432EE" w:rsidP="001A602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312" w:lineRule="auto"/>
              <w:ind w:left="45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  <w:p w14:paraId="6BC56BDF" w14:textId="77777777" w:rsidR="00F432EE" w:rsidRDefault="00F432EE" w:rsidP="001A6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312" w:lineRule="auto"/>
              <w:ind w:left="72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1" w:type="dxa"/>
          </w:tcPr>
          <w:p w14:paraId="0FC82A99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F432EE" w14:paraId="1E02EF86" w14:textId="77777777" w:rsidTr="001A6023">
        <w:trPr>
          <w:trHeight w:val="3407"/>
        </w:trPr>
        <w:tc>
          <w:tcPr>
            <w:tcW w:w="1322" w:type="dxa"/>
            <w:vAlign w:val="center"/>
          </w:tcPr>
          <w:p w14:paraId="42DABF12" w14:textId="77777777" w:rsidR="00F432EE" w:rsidRDefault="00F432EE" w:rsidP="001A6023">
            <w:pPr>
              <w:spacing w:before="120" w:after="60" w:line="312" w:lineRule="auto"/>
              <w:ind w:left="113" w:right="113" w:firstLine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Chương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5:</w:t>
            </w:r>
          </w:p>
          <w:p w14:paraId="5CE0DAFF" w14:textId="77777777" w:rsidR="00F432EE" w:rsidRDefault="00F432EE" w:rsidP="001A6023">
            <w:pPr>
              <w:spacing w:before="120" w:after="60" w:line="312" w:lineRule="auto"/>
              <w:ind w:left="113" w:right="113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(100%)</w:t>
            </w:r>
          </w:p>
        </w:tc>
        <w:tc>
          <w:tcPr>
            <w:tcW w:w="2536" w:type="dxa"/>
          </w:tcPr>
          <w:p w14:paraId="393E5116" w14:textId="77777777" w:rsidR="00F432EE" w:rsidRDefault="00F432EE" w:rsidP="001A6023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95" w:type="dxa"/>
          </w:tcPr>
          <w:p w14:paraId="26B99AC7" w14:textId="77777777" w:rsidR="00F432EE" w:rsidRDefault="00F432EE" w:rsidP="001A602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312" w:lineRule="auto"/>
              <w:ind w:left="459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fix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thiện</w:t>
            </w:r>
            <w:proofErr w:type="spellEnd"/>
          </w:p>
        </w:tc>
        <w:tc>
          <w:tcPr>
            <w:tcW w:w="1131" w:type="dxa"/>
          </w:tcPr>
          <w:p w14:paraId="39737958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1ABB740" w14:textId="77777777" w:rsidR="00F432EE" w:rsidRDefault="00F432EE" w:rsidP="00F432EE">
      <w:pPr>
        <w:pStyle w:val="u2"/>
        <w:numPr>
          <w:ilvl w:val="1"/>
          <w:numId w:val="12"/>
        </w:numPr>
      </w:pPr>
      <w:bookmarkStart w:id="71" w:name="_4bvk7pj" w:colFirst="0" w:colLast="0"/>
      <w:bookmarkEnd w:id="71"/>
      <w:r>
        <w:t>Checklist (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)</w:t>
      </w:r>
    </w:p>
    <w:p w14:paraId="63A20EB4" w14:textId="77777777" w:rsidR="00F432EE" w:rsidRDefault="00F432EE" w:rsidP="00F432EE">
      <w:pPr>
        <w:pStyle w:val="u2"/>
        <w:numPr>
          <w:ilvl w:val="2"/>
          <w:numId w:val="12"/>
        </w:numPr>
        <w:ind w:left="567" w:hanging="567"/>
      </w:pPr>
      <w:bookmarkStart w:id="72" w:name="_2r0uhxc" w:colFirst="0" w:colLast="0"/>
      <w:bookmarkEnd w:id="72"/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nhập</w:t>
      </w:r>
      <w:proofErr w:type="spellEnd"/>
    </w:p>
    <w:tbl>
      <w:tblPr>
        <w:tblW w:w="87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6521"/>
        <w:gridCol w:w="1553"/>
      </w:tblGrid>
      <w:tr w:rsidR="00F432EE" w14:paraId="4D744B27" w14:textId="77777777" w:rsidTr="001A6023">
        <w:tc>
          <w:tcPr>
            <w:tcW w:w="704" w:type="dxa"/>
          </w:tcPr>
          <w:p w14:paraId="5B1B045A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TT</w:t>
            </w:r>
          </w:p>
        </w:tc>
        <w:tc>
          <w:tcPr>
            <w:tcW w:w="6521" w:type="dxa"/>
          </w:tcPr>
          <w:p w14:paraId="3682DF4A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phần</w:t>
            </w:r>
            <w:proofErr w:type="spellEnd"/>
          </w:p>
        </w:tc>
        <w:tc>
          <w:tcPr>
            <w:tcW w:w="1553" w:type="dxa"/>
          </w:tcPr>
          <w:p w14:paraId="55BCF79E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trạng</w:t>
            </w:r>
            <w:proofErr w:type="spellEnd"/>
          </w:p>
        </w:tc>
      </w:tr>
      <w:tr w:rsidR="00F432EE" w14:paraId="55C915DF" w14:textId="77777777" w:rsidTr="001A6023">
        <w:tc>
          <w:tcPr>
            <w:tcW w:w="704" w:type="dxa"/>
          </w:tcPr>
          <w:p w14:paraId="01740072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21" w:type="dxa"/>
          </w:tcPr>
          <w:p w14:paraId="5A41D0C2" w14:textId="77777777" w:rsidR="00F432EE" w:rsidRDefault="00F432EE" w:rsidP="001A6023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form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53" w:type="dxa"/>
          </w:tcPr>
          <w:p w14:paraId="29F276EC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  <w:tr w:rsidR="00F432EE" w14:paraId="6F906E2F" w14:textId="77777777" w:rsidTr="001A6023">
        <w:tc>
          <w:tcPr>
            <w:tcW w:w="704" w:type="dxa"/>
          </w:tcPr>
          <w:p w14:paraId="1E58F98F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521" w:type="dxa"/>
          </w:tcPr>
          <w:p w14:paraId="566AABDA" w14:textId="77777777" w:rsidR="00F432EE" w:rsidRDefault="00F432EE" w:rsidP="001A6023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Chuỗi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…)</w:t>
            </w:r>
          </w:p>
        </w:tc>
        <w:tc>
          <w:tcPr>
            <w:tcW w:w="1553" w:type="dxa"/>
          </w:tcPr>
          <w:p w14:paraId="554FC048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  <w:tr w:rsidR="00F432EE" w14:paraId="16D0C8D9" w14:textId="77777777" w:rsidTr="001A6023">
        <w:tc>
          <w:tcPr>
            <w:tcW w:w="704" w:type="dxa"/>
          </w:tcPr>
          <w:p w14:paraId="12DFEDB9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521" w:type="dxa"/>
          </w:tcPr>
          <w:p w14:paraId="33AF945F" w14:textId="77777777" w:rsidR="00F432EE" w:rsidRDefault="00F432EE" w:rsidP="001A6023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Tài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email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duy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nhất</w:t>
            </w:r>
            <w:proofErr w:type="spellEnd"/>
          </w:p>
        </w:tc>
        <w:tc>
          <w:tcPr>
            <w:tcW w:w="1553" w:type="dxa"/>
          </w:tcPr>
          <w:p w14:paraId="71DBC2E5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F432EE" w14:paraId="7BAFB4E2" w14:textId="77777777" w:rsidTr="001A6023">
        <w:tc>
          <w:tcPr>
            <w:tcW w:w="704" w:type="dxa"/>
          </w:tcPr>
          <w:p w14:paraId="62B5F7D5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4</w:t>
            </w:r>
          </w:p>
        </w:tc>
        <w:tc>
          <w:tcPr>
            <w:tcW w:w="6521" w:type="dxa"/>
          </w:tcPr>
          <w:p w14:paraId="79F19FC2" w14:textId="77777777" w:rsidR="00F432EE" w:rsidRDefault="00F432EE" w:rsidP="001A6023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553" w:type="dxa"/>
          </w:tcPr>
          <w:p w14:paraId="458ADF92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  <w:tr w:rsidR="00F432EE" w14:paraId="55FBB9E4" w14:textId="77777777" w:rsidTr="001A6023">
        <w:tc>
          <w:tcPr>
            <w:tcW w:w="704" w:type="dxa"/>
          </w:tcPr>
          <w:p w14:paraId="1EBB41EE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6521" w:type="dxa"/>
          </w:tcPr>
          <w:p w14:paraId="10DD1CCF" w14:textId="77777777" w:rsidR="00F432EE" w:rsidRDefault="00F432EE" w:rsidP="001A6023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form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đủ</w:t>
            </w:r>
            <w:proofErr w:type="spellEnd"/>
          </w:p>
        </w:tc>
        <w:tc>
          <w:tcPr>
            <w:tcW w:w="1553" w:type="dxa"/>
          </w:tcPr>
          <w:p w14:paraId="0DA6E068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  <w:tr w:rsidR="00F432EE" w14:paraId="4C9DCF7F" w14:textId="77777777" w:rsidTr="001A6023">
        <w:tc>
          <w:tcPr>
            <w:tcW w:w="704" w:type="dxa"/>
          </w:tcPr>
          <w:p w14:paraId="35173DF0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6521" w:type="dxa"/>
          </w:tcPr>
          <w:p w14:paraId="57AFFF6C" w14:textId="77777777" w:rsidR="00F432EE" w:rsidRDefault="00F432EE" w:rsidP="001A6023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đủ</w:t>
            </w:r>
            <w:proofErr w:type="spellEnd"/>
          </w:p>
        </w:tc>
        <w:tc>
          <w:tcPr>
            <w:tcW w:w="1553" w:type="dxa"/>
          </w:tcPr>
          <w:p w14:paraId="15E6A6E8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</w:tbl>
    <w:p w14:paraId="5D2E2456" w14:textId="77777777" w:rsidR="00F432EE" w:rsidRDefault="00F432EE" w:rsidP="00F432EE">
      <w:pPr>
        <w:pStyle w:val="u2"/>
        <w:numPr>
          <w:ilvl w:val="2"/>
          <w:numId w:val="12"/>
        </w:numPr>
        <w:ind w:left="567" w:hanging="567"/>
      </w:pPr>
      <w:bookmarkStart w:id="73" w:name="_1664s55" w:colFirst="0" w:colLast="0"/>
      <w:bookmarkEnd w:id="73"/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</w:p>
    <w:tbl>
      <w:tblPr>
        <w:tblW w:w="87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6521"/>
        <w:gridCol w:w="1553"/>
      </w:tblGrid>
      <w:tr w:rsidR="00F432EE" w14:paraId="18707B72" w14:textId="77777777" w:rsidTr="001A6023">
        <w:tc>
          <w:tcPr>
            <w:tcW w:w="704" w:type="dxa"/>
          </w:tcPr>
          <w:p w14:paraId="4E34D1FB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TT</w:t>
            </w:r>
          </w:p>
        </w:tc>
        <w:tc>
          <w:tcPr>
            <w:tcW w:w="6521" w:type="dxa"/>
          </w:tcPr>
          <w:p w14:paraId="5B6862BF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kết</w:t>
            </w:r>
            <w:proofErr w:type="spellEnd"/>
          </w:p>
        </w:tc>
        <w:tc>
          <w:tcPr>
            <w:tcW w:w="1553" w:type="dxa"/>
          </w:tcPr>
          <w:p w14:paraId="4EA12E0D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trạng</w:t>
            </w:r>
            <w:proofErr w:type="spellEnd"/>
          </w:p>
        </w:tc>
      </w:tr>
      <w:tr w:rsidR="00F432EE" w14:paraId="7D06EA34" w14:textId="77777777" w:rsidTr="001A6023">
        <w:tc>
          <w:tcPr>
            <w:tcW w:w="704" w:type="dxa"/>
          </w:tcPr>
          <w:p w14:paraId="2E3C8C46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21" w:type="dxa"/>
          </w:tcPr>
          <w:p w14:paraId="63DE1452" w14:textId="77777777" w:rsidR="00F432EE" w:rsidRDefault="00F432EE" w:rsidP="001A6023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Tất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553" w:type="dxa"/>
          </w:tcPr>
          <w:p w14:paraId="59BE8526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  <w:tr w:rsidR="00F432EE" w14:paraId="72D38415" w14:textId="77777777" w:rsidTr="001A6023">
        <w:tc>
          <w:tcPr>
            <w:tcW w:w="704" w:type="dxa"/>
          </w:tcPr>
          <w:p w14:paraId="0D53C035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521" w:type="dxa"/>
          </w:tcPr>
          <w:p w14:paraId="610179B5" w14:textId="77777777" w:rsidR="00F432EE" w:rsidRDefault="00F432EE" w:rsidP="001A6023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Tất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đúng</w:t>
            </w:r>
            <w:proofErr w:type="spellEnd"/>
          </w:p>
        </w:tc>
        <w:tc>
          <w:tcPr>
            <w:tcW w:w="1553" w:type="dxa"/>
          </w:tcPr>
          <w:p w14:paraId="10A70766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  <w:tr w:rsidR="00F432EE" w14:paraId="3EA6F9C1" w14:textId="77777777" w:rsidTr="001A6023">
        <w:tc>
          <w:tcPr>
            <w:tcW w:w="704" w:type="dxa"/>
          </w:tcPr>
          <w:p w14:paraId="377F0407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521" w:type="dxa"/>
          </w:tcPr>
          <w:p w14:paraId="1ECA57B0" w14:textId="77777777" w:rsidR="00F432EE" w:rsidRDefault="00F432EE" w:rsidP="001A6023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tả</w:t>
            </w:r>
            <w:proofErr w:type="spellEnd"/>
          </w:p>
        </w:tc>
        <w:tc>
          <w:tcPr>
            <w:tcW w:w="1553" w:type="dxa"/>
          </w:tcPr>
          <w:p w14:paraId="5392B7EE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  <w:tr w:rsidR="00F432EE" w14:paraId="55047668" w14:textId="77777777" w:rsidTr="001A6023">
        <w:tc>
          <w:tcPr>
            <w:tcW w:w="704" w:type="dxa"/>
          </w:tcPr>
          <w:p w14:paraId="26C84837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6521" w:type="dxa"/>
          </w:tcPr>
          <w:p w14:paraId="6C873D6B" w14:textId="77777777" w:rsidR="00F432EE" w:rsidRDefault="00F432EE" w:rsidP="001A6023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mẫu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hợp</w:t>
            </w:r>
            <w:proofErr w:type="spellEnd"/>
          </w:p>
        </w:tc>
        <w:tc>
          <w:tcPr>
            <w:tcW w:w="1553" w:type="dxa"/>
          </w:tcPr>
          <w:p w14:paraId="1B4C311A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  <w:tr w:rsidR="00F432EE" w14:paraId="53A68D8C" w14:textId="77777777" w:rsidTr="001A6023">
        <w:tc>
          <w:tcPr>
            <w:tcW w:w="704" w:type="dxa"/>
          </w:tcPr>
          <w:p w14:paraId="273F43F5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6521" w:type="dxa"/>
          </w:tcPr>
          <w:p w14:paraId="411ECF1E" w14:textId="77777777" w:rsidR="00F432EE" w:rsidRDefault="00F432EE" w:rsidP="001A6023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553" w:type="dxa"/>
          </w:tcPr>
          <w:p w14:paraId="55FC85D1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  <w:tr w:rsidR="00F432EE" w14:paraId="0EAF795F" w14:textId="77777777" w:rsidTr="001A6023">
        <w:tc>
          <w:tcPr>
            <w:tcW w:w="704" w:type="dxa"/>
          </w:tcPr>
          <w:p w14:paraId="37911FE8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6521" w:type="dxa"/>
          </w:tcPr>
          <w:p w14:paraId="5581DE46" w14:textId="77777777" w:rsidR="00F432EE" w:rsidRDefault="00F432EE" w:rsidP="001A6023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duyệt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phổ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biến</w:t>
            </w:r>
            <w:proofErr w:type="spellEnd"/>
          </w:p>
        </w:tc>
        <w:tc>
          <w:tcPr>
            <w:tcW w:w="1553" w:type="dxa"/>
          </w:tcPr>
          <w:p w14:paraId="7238F8D8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  <w:tr w:rsidR="00F432EE" w14:paraId="73C3BE58" w14:textId="77777777" w:rsidTr="001A6023">
        <w:tc>
          <w:tcPr>
            <w:tcW w:w="704" w:type="dxa"/>
          </w:tcPr>
          <w:p w14:paraId="7CCFF192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6521" w:type="dxa"/>
          </w:tcPr>
          <w:p w14:paraId="507379DB" w14:textId="77777777" w:rsidR="00F432EE" w:rsidRDefault="00F432EE" w:rsidP="001A6023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nhắc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nhở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</w:p>
        </w:tc>
        <w:tc>
          <w:tcPr>
            <w:tcW w:w="1553" w:type="dxa"/>
          </w:tcPr>
          <w:p w14:paraId="79169E4C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  <w:tr w:rsidR="00F432EE" w14:paraId="0A1D145B" w14:textId="77777777" w:rsidTr="001A6023">
        <w:tc>
          <w:tcPr>
            <w:tcW w:w="704" w:type="dxa"/>
          </w:tcPr>
          <w:p w14:paraId="376A362C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6521" w:type="dxa"/>
          </w:tcPr>
          <w:p w14:paraId="00AD07BC" w14:textId="77777777" w:rsidR="00F432EE" w:rsidRDefault="00F432EE" w:rsidP="001A6023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khác</w:t>
            </w:r>
            <w:proofErr w:type="spellEnd"/>
          </w:p>
        </w:tc>
        <w:tc>
          <w:tcPr>
            <w:tcW w:w="1553" w:type="dxa"/>
          </w:tcPr>
          <w:p w14:paraId="090E714C" w14:textId="77777777" w:rsidR="00F432EE" w:rsidRDefault="00F432EE" w:rsidP="001A6023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</w:tbl>
    <w:p w14:paraId="18A29854" w14:textId="77777777" w:rsidR="00F432EE" w:rsidRDefault="00F432EE" w:rsidP="00F432EE">
      <w:pPr>
        <w:ind w:left="0" w:firstLine="0"/>
        <w:sectPr w:rsidR="00F432EE">
          <w:pgSz w:w="11907" w:h="16840"/>
          <w:pgMar w:top="1418" w:right="1134" w:bottom="1418" w:left="1418" w:header="720" w:footer="720" w:gutter="0"/>
          <w:cols w:space="720"/>
          <w:titlePg/>
        </w:sectPr>
      </w:pPr>
    </w:p>
    <w:p w14:paraId="30BA7F42" w14:textId="77777777" w:rsidR="00F432EE" w:rsidRDefault="00F432EE" w:rsidP="00F432EE">
      <w:pPr>
        <w:pStyle w:val="u1"/>
        <w:keepLines w:val="0"/>
        <w:spacing w:before="0" w:after="120" w:line="288" w:lineRule="auto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74" w:name="_3q5sasy" w:colFirst="0" w:colLast="0"/>
      <w:bookmarkEnd w:id="74"/>
      <w:r>
        <w:rPr>
          <w:rFonts w:ascii="Times New Roman" w:eastAsia="Times New Roman" w:hAnsi="Times New Roman" w:cs="Times New Roman"/>
          <w:b/>
          <w:color w:val="000000"/>
        </w:rPr>
        <w:lastRenderedPageBreak/>
        <w:t>TÀI LIỆU THAM KHẢO</w:t>
      </w:r>
    </w:p>
    <w:p w14:paraId="7DB0D3AA" w14:textId="77777777" w:rsidR="00F432EE" w:rsidRDefault="00F432EE" w:rsidP="00F432EE">
      <w:pPr>
        <w:pStyle w:val="u4"/>
        <w:ind w:left="426" w:firstLine="357"/>
        <w:rPr>
          <w:rFonts w:ascii="Times New Roman" w:eastAsia="Times New Roman" w:hAnsi="Times New Roman" w:cs="Times New Roman"/>
          <w:b/>
          <w:i w:val="0"/>
          <w:color w:val="000000"/>
        </w:rPr>
      </w:pPr>
      <w:r>
        <w:rPr>
          <w:rFonts w:ascii="Times New Roman" w:eastAsia="Times New Roman" w:hAnsi="Times New Roman" w:cs="Times New Roman"/>
          <w:b/>
          <w:i w:val="0"/>
          <w:color w:val="000000"/>
        </w:rPr>
        <w:t xml:space="preserve">Tài </w:t>
      </w:r>
      <w:proofErr w:type="spellStart"/>
      <w:r>
        <w:rPr>
          <w:rFonts w:ascii="Times New Roman" w:eastAsia="Times New Roman" w:hAnsi="Times New Roman" w:cs="Times New Roman"/>
          <w:b/>
          <w:i w:val="0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i w:val="0"/>
          <w:color w:val="000000"/>
        </w:rPr>
        <w:t>:</w:t>
      </w:r>
    </w:p>
    <w:p w14:paraId="03B50A4C" w14:textId="77777777" w:rsidR="00F432EE" w:rsidRDefault="00F432EE" w:rsidP="00F432EE">
      <w:pPr>
        <w:ind w:left="426" w:firstLine="357"/>
      </w:pPr>
    </w:p>
    <w:p w14:paraId="5358C646" w14:textId="77777777" w:rsidR="00F432EE" w:rsidRDefault="00F432EE" w:rsidP="00F432EE">
      <w:pPr>
        <w:pStyle w:val="u4"/>
        <w:ind w:left="426" w:firstLine="357"/>
        <w:rPr>
          <w:rFonts w:ascii="Times New Roman" w:eastAsia="Times New Roman" w:hAnsi="Times New Roman" w:cs="Times New Roman"/>
          <w:b/>
          <w:i w:val="0"/>
          <w:color w:val="000000"/>
        </w:rPr>
      </w:pPr>
      <w:r>
        <w:rPr>
          <w:rFonts w:ascii="Times New Roman" w:eastAsia="Times New Roman" w:hAnsi="Times New Roman" w:cs="Times New Roman"/>
          <w:b/>
          <w:i w:val="0"/>
          <w:color w:val="000000"/>
        </w:rPr>
        <w:t>Website:</w:t>
      </w:r>
    </w:p>
    <w:p w14:paraId="0FBB3BE8" w14:textId="77777777" w:rsidR="00F432EE" w:rsidRDefault="00F432EE" w:rsidP="00F432E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hyperlink r:id="rId25">
        <w:r>
          <w:rPr>
            <w:color w:val="0000FF"/>
            <w:u w:val="single"/>
          </w:rPr>
          <w:t>https://www.w3schools.com/</w:t>
        </w:r>
      </w:hyperlink>
    </w:p>
    <w:p w14:paraId="1CF5E9E8" w14:textId="77777777" w:rsidR="00F432EE" w:rsidRDefault="00F432EE" w:rsidP="00F432E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hyperlink r:id="rId26">
        <w:r>
          <w:rPr>
            <w:color w:val="0000FF"/>
            <w:u w:val="single"/>
          </w:rPr>
          <w:t>https://support.microsoft.com/vi-vn/topic/31846479-c656-f2a4-bc24-c9803a97e62c</w:t>
        </w:r>
      </w:hyperlink>
    </w:p>
    <w:p w14:paraId="211B2CB8" w14:textId="77777777" w:rsidR="00F432EE" w:rsidRDefault="00F432EE" w:rsidP="00F432E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hyperlink r:id="rId27">
        <w:r>
          <w:rPr>
            <w:color w:val="0000FF"/>
            <w:u w:val="single"/>
          </w:rPr>
          <w:t>https://topdev.vn/blog/sql-server-la-gi/</w:t>
        </w:r>
      </w:hyperlink>
    </w:p>
    <w:p w14:paraId="2A8F549B" w14:textId="77777777" w:rsidR="00F432EE" w:rsidRDefault="00F432EE" w:rsidP="00F432E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hyperlink r:id="rId28">
        <w:r>
          <w:rPr>
            <w:color w:val="1155CC"/>
            <w:u w:val="single"/>
          </w:rPr>
          <w:t>https://wiki.matbao.net</w:t>
        </w:r>
      </w:hyperlink>
    </w:p>
    <w:p w14:paraId="57AD75E7" w14:textId="77777777" w:rsidR="00F432EE" w:rsidRDefault="00F432EE" w:rsidP="00F432E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t>https://glints.com</w:t>
      </w:r>
    </w:p>
    <w:p w14:paraId="34911694" w14:textId="77777777" w:rsidR="00F432EE" w:rsidRDefault="00F432EE" w:rsidP="00F432EE">
      <w:pPr>
        <w:ind w:left="0" w:firstLine="0"/>
      </w:pPr>
    </w:p>
    <w:p w14:paraId="587D27DD" w14:textId="77777777" w:rsidR="00F432EE" w:rsidRDefault="00F432EE"/>
    <w:sectPr w:rsidR="00F432EE">
      <w:pgSz w:w="11907" w:h="16840"/>
      <w:pgMar w:top="1418" w:right="1134" w:bottom="1418" w:left="1418" w:header="720" w:footer="72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Montserrat">
    <w:charset w:val="A3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Verdana">
    <w:panose1 w:val="020B0604030504040204"/>
    <w:charset w:val="A3"/>
    <w:family w:val="swiss"/>
    <w:pitch w:val="variable"/>
    <w:sig w:usb0="A00006FF" w:usb1="4000205B" w:usb2="00000010" w:usb3="00000000" w:csb0="0000019F" w:csb1="00000000"/>
  </w:font>
  <w:font w:name="Cousine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7DE80" w14:textId="77777777" w:rsidR="00F432EE" w:rsidRPr="00F432EE" w:rsidRDefault="00F432EE">
    <w:pPr>
      <w:pBdr>
        <w:top w:val="single" w:sz="4" w:space="1" w:color="000000"/>
        <w:left w:val="nil"/>
        <w:bottom w:val="dotted" w:sz="4" w:space="1" w:color="000000"/>
        <w:right w:val="nil"/>
        <w:between w:val="nil"/>
      </w:pBdr>
      <w:tabs>
        <w:tab w:val="center" w:pos="4680"/>
        <w:tab w:val="right" w:pos="9360"/>
        <w:tab w:val="center" w:pos="4536"/>
        <w:tab w:val="right" w:pos="8788"/>
      </w:tabs>
      <w:spacing w:before="120" w:after="120" w:line="240" w:lineRule="auto"/>
      <w:ind w:left="0" w:firstLine="0"/>
      <w:rPr>
        <w:rFonts w:ascii="Times New Roman" w:eastAsia="Times New Roman" w:hAnsi="Times New Roman" w:cs="Times New Roman"/>
        <w:color w:val="000000"/>
        <w:sz w:val="24"/>
        <w:szCs w:val="24"/>
        <w:lang w:val="fr-FR"/>
      </w:rPr>
    </w:pPr>
    <w:r w:rsidRPr="00F432EE">
      <w:rPr>
        <w:rFonts w:ascii="Times New Roman" w:eastAsia="Times New Roman" w:hAnsi="Times New Roman" w:cs="Times New Roman"/>
        <w:sz w:val="24"/>
        <w:szCs w:val="24"/>
        <w:lang w:val="fr-FR"/>
      </w:rPr>
      <w:t>Nguyễn Quang Nam</w:t>
    </w:r>
    <w:r w:rsidRPr="00F432EE">
      <w:rPr>
        <w:rFonts w:ascii="Times New Roman" w:eastAsia="Times New Roman" w:hAnsi="Times New Roman" w:cs="Times New Roman"/>
        <w:color w:val="000000"/>
        <w:sz w:val="24"/>
        <w:szCs w:val="24"/>
        <w:lang w:val="fr-FR"/>
      </w:rPr>
      <w:tab/>
      <w:t>@FITNTU-2023</w:t>
    </w:r>
    <w:r w:rsidRPr="00F432EE">
      <w:rPr>
        <w:rFonts w:ascii="Times New Roman" w:eastAsia="Times New Roman" w:hAnsi="Times New Roman" w:cs="Times New Roman"/>
        <w:color w:val="000000"/>
        <w:sz w:val="24"/>
        <w:szCs w:val="24"/>
        <w:lang w:val="fr-FR"/>
      </w:rPr>
      <w:tab/>
    </w:r>
    <w:r w:rsidRPr="00F432EE">
      <w:rPr>
        <w:rFonts w:ascii="Times New Roman" w:eastAsia="Times New Roman" w:hAnsi="Times New Roman" w:cs="Times New Roman"/>
        <w:i/>
        <w:color w:val="000000"/>
        <w:sz w:val="24"/>
        <w:szCs w:val="24"/>
        <w:lang w:val="fr-FR"/>
      </w:rPr>
      <w:t xml:space="preserve">Trang </w:t>
    </w:r>
    <w:r w:rsidRPr="00F432EE">
      <w:rPr>
        <w:rFonts w:ascii="Times New Roman" w:eastAsia="Times New Roman" w:hAnsi="Times New Roman" w:cs="Times New Roman"/>
        <w:color w:val="000000"/>
        <w:sz w:val="24"/>
        <w:szCs w:val="24"/>
        <w:lang w:val="fr-FR"/>
      </w:rPr>
      <w:t>[</w:t>
    </w:r>
    <w:r>
      <w:rPr>
        <w:rFonts w:ascii="Times New Roman" w:eastAsia="Times New Roman" w:hAnsi="Times New Roman" w:cs="Times New Roman"/>
        <w:i/>
        <w:color w:val="000000"/>
        <w:sz w:val="24"/>
        <w:szCs w:val="24"/>
      </w:rPr>
      <w:fldChar w:fldCharType="begin"/>
    </w:r>
    <w:r w:rsidRPr="00F432EE">
      <w:rPr>
        <w:rFonts w:ascii="Times New Roman" w:eastAsia="Times New Roman" w:hAnsi="Times New Roman" w:cs="Times New Roman"/>
        <w:i/>
        <w:color w:val="000000"/>
        <w:sz w:val="24"/>
        <w:szCs w:val="24"/>
        <w:lang w:val="fr-FR"/>
      </w:rPr>
      <w:instrText>PAGE</w:instrText>
    </w:r>
    <w:r>
      <w:rPr>
        <w:rFonts w:ascii="Times New Roman" w:eastAsia="Times New Roman" w:hAnsi="Times New Roman" w:cs="Times New Roman"/>
        <w:i/>
        <w:color w:val="000000"/>
        <w:sz w:val="24"/>
        <w:szCs w:val="24"/>
      </w:rPr>
      <w:fldChar w:fldCharType="separate"/>
    </w:r>
    <w:r w:rsidRPr="00F432EE">
      <w:rPr>
        <w:rFonts w:ascii="Times New Roman" w:eastAsia="Times New Roman" w:hAnsi="Times New Roman" w:cs="Times New Roman"/>
        <w:i/>
        <w:noProof/>
        <w:color w:val="000000"/>
        <w:sz w:val="24"/>
        <w:szCs w:val="24"/>
        <w:lang w:val="fr-FR"/>
      </w:rPr>
      <w:t>2</w:t>
    </w:r>
    <w:r>
      <w:rPr>
        <w:rFonts w:ascii="Times New Roman" w:eastAsia="Times New Roman" w:hAnsi="Times New Roman" w:cs="Times New Roman"/>
        <w:i/>
        <w:color w:val="000000"/>
        <w:sz w:val="24"/>
        <w:szCs w:val="24"/>
      </w:rPr>
      <w:fldChar w:fldCharType="end"/>
    </w:r>
    <w:r w:rsidRPr="00F432EE">
      <w:rPr>
        <w:rFonts w:ascii="Times New Roman" w:eastAsia="Times New Roman" w:hAnsi="Times New Roman" w:cs="Times New Roman"/>
        <w:i/>
        <w:color w:val="000000"/>
        <w:sz w:val="24"/>
        <w:szCs w:val="24"/>
        <w:lang w:val="fr-FR"/>
      </w:rPr>
      <w:t>/</w:t>
    </w:r>
    <w:r>
      <w:rPr>
        <w:rFonts w:ascii="Times New Roman" w:eastAsia="Times New Roman" w:hAnsi="Times New Roman" w:cs="Times New Roman"/>
        <w:i/>
        <w:color w:val="000000"/>
        <w:sz w:val="24"/>
        <w:szCs w:val="24"/>
      </w:rPr>
      <w:fldChar w:fldCharType="begin"/>
    </w:r>
    <w:r w:rsidRPr="00F432EE">
      <w:rPr>
        <w:rFonts w:ascii="Times New Roman" w:eastAsia="Times New Roman" w:hAnsi="Times New Roman" w:cs="Times New Roman"/>
        <w:i/>
        <w:color w:val="000000"/>
        <w:sz w:val="24"/>
        <w:szCs w:val="24"/>
        <w:lang w:val="fr-FR"/>
      </w:rPr>
      <w:instrText>NUMPAGES</w:instrText>
    </w:r>
    <w:r>
      <w:rPr>
        <w:rFonts w:ascii="Times New Roman" w:eastAsia="Times New Roman" w:hAnsi="Times New Roman" w:cs="Times New Roman"/>
        <w:i/>
        <w:color w:val="000000"/>
        <w:sz w:val="24"/>
        <w:szCs w:val="24"/>
      </w:rPr>
      <w:fldChar w:fldCharType="separate"/>
    </w:r>
    <w:r w:rsidRPr="00F432EE">
      <w:rPr>
        <w:rFonts w:ascii="Times New Roman" w:eastAsia="Times New Roman" w:hAnsi="Times New Roman" w:cs="Times New Roman"/>
        <w:i/>
        <w:noProof/>
        <w:color w:val="000000"/>
        <w:sz w:val="24"/>
        <w:szCs w:val="24"/>
        <w:lang w:val="fr-FR"/>
      </w:rPr>
      <w:t>3</w:t>
    </w:r>
    <w:r>
      <w:rPr>
        <w:rFonts w:ascii="Times New Roman" w:eastAsia="Times New Roman" w:hAnsi="Times New Roman" w:cs="Times New Roman"/>
        <w:i/>
        <w:color w:val="000000"/>
        <w:sz w:val="24"/>
        <w:szCs w:val="24"/>
      </w:rPr>
      <w:fldChar w:fldCharType="end"/>
    </w:r>
    <w:r w:rsidRPr="00F432EE">
      <w:rPr>
        <w:rFonts w:ascii="Times New Roman" w:eastAsia="Times New Roman" w:hAnsi="Times New Roman" w:cs="Times New Roman"/>
        <w:color w:val="000000"/>
        <w:sz w:val="24"/>
        <w:szCs w:val="24"/>
        <w:lang w:val="fr-FR"/>
      </w:rPr>
      <w:t>]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F1CC6" w14:textId="77777777" w:rsidR="00F432EE" w:rsidRPr="00F432EE" w:rsidRDefault="00F432EE">
    <w:pPr>
      <w:pBdr>
        <w:top w:val="single" w:sz="4" w:space="1" w:color="000000"/>
        <w:left w:val="nil"/>
        <w:bottom w:val="dotted" w:sz="4" w:space="1" w:color="000000"/>
        <w:right w:val="nil"/>
        <w:between w:val="nil"/>
      </w:pBdr>
      <w:tabs>
        <w:tab w:val="center" w:pos="4680"/>
        <w:tab w:val="right" w:pos="9360"/>
        <w:tab w:val="center" w:pos="4536"/>
        <w:tab w:val="right" w:pos="8788"/>
      </w:tabs>
      <w:spacing w:before="120" w:after="120" w:line="240" w:lineRule="auto"/>
      <w:ind w:left="0" w:firstLine="0"/>
      <w:rPr>
        <w:rFonts w:ascii="Times New Roman" w:eastAsia="Times New Roman" w:hAnsi="Times New Roman" w:cs="Times New Roman"/>
        <w:color w:val="000000"/>
        <w:sz w:val="24"/>
        <w:szCs w:val="24"/>
        <w:lang w:val="fr-FR"/>
      </w:rPr>
    </w:pPr>
    <w:r w:rsidRPr="00F432EE">
      <w:rPr>
        <w:rFonts w:ascii="Times New Roman" w:eastAsia="Times New Roman" w:hAnsi="Times New Roman" w:cs="Times New Roman"/>
        <w:sz w:val="24"/>
        <w:szCs w:val="24"/>
        <w:lang w:val="fr-FR"/>
      </w:rPr>
      <w:t>Nguyễn Quang Nam</w:t>
    </w:r>
    <w:r w:rsidRPr="00F432EE">
      <w:rPr>
        <w:rFonts w:ascii="Times New Roman" w:eastAsia="Times New Roman" w:hAnsi="Times New Roman" w:cs="Times New Roman"/>
        <w:color w:val="000000"/>
        <w:sz w:val="24"/>
        <w:szCs w:val="24"/>
        <w:lang w:val="fr-FR"/>
      </w:rPr>
      <w:tab/>
      <w:t>@FITNTU-2023</w:t>
    </w:r>
    <w:r w:rsidRPr="00F432EE">
      <w:rPr>
        <w:rFonts w:ascii="Times New Roman" w:eastAsia="Times New Roman" w:hAnsi="Times New Roman" w:cs="Times New Roman"/>
        <w:color w:val="000000"/>
        <w:sz w:val="24"/>
        <w:szCs w:val="24"/>
        <w:lang w:val="fr-FR"/>
      </w:rPr>
      <w:tab/>
    </w:r>
    <w:r w:rsidRPr="00F432EE">
      <w:rPr>
        <w:rFonts w:ascii="Times New Roman" w:eastAsia="Times New Roman" w:hAnsi="Times New Roman" w:cs="Times New Roman"/>
        <w:i/>
        <w:color w:val="000000"/>
        <w:sz w:val="24"/>
        <w:szCs w:val="24"/>
        <w:lang w:val="fr-FR"/>
      </w:rPr>
      <w:t xml:space="preserve">Trang </w:t>
    </w:r>
    <w:r w:rsidRPr="00F432EE">
      <w:rPr>
        <w:rFonts w:ascii="Times New Roman" w:eastAsia="Times New Roman" w:hAnsi="Times New Roman" w:cs="Times New Roman"/>
        <w:color w:val="000000"/>
        <w:sz w:val="24"/>
        <w:szCs w:val="24"/>
        <w:lang w:val="fr-FR"/>
      </w:rPr>
      <w:t>[</w:t>
    </w:r>
    <w:r>
      <w:rPr>
        <w:rFonts w:ascii="Times New Roman" w:eastAsia="Times New Roman" w:hAnsi="Times New Roman" w:cs="Times New Roman"/>
        <w:i/>
        <w:color w:val="000000"/>
        <w:sz w:val="24"/>
        <w:szCs w:val="24"/>
      </w:rPr>
      <w:fldChar w:fldCharType="begin"/>
    </w:r>
    <w:r w:rsidRPr="00F432EE">
      <w:rPr>
        <w:rFonts w:ascii="Times New Roman" w:eastAsia="Times New Roman" w:hAnsi="Times New Roman" w:cs="Times New Roman"/>
        <w:i/>
        <w:color w:val="000000"/>
        <w:sz w:val="24"/>
        <w:szCs w:val="24"/>
        <w:lang w:val="fr-FR"/>
      </w:rPr>
      <w:instrText>PAGE</w:instrText>
    </w:r>
    <w:r>
      <w:rPr>
        <w:rFonts w:ascii="Times New Roman" w:eastAsia="Times New Roman" w:hAnsi="Times New Roman" w:cs="Times New Roman"/>
        <w:i/>
        <w:color w:val="000000"/>
        <w:sz w:val="24"/>
        <w:szCs w:val="24"/>
      </w:rPr>
      <w:fldChar w:fldCharType="separate"/>
    </w:r>
    <w:r w:rsidRPr="00F432EE">
      <w:rPr>
        <w:rFonts w:ascii="Times New Roman" w:eastAsia="Times New Roman" w:hAnsi="Times New Roman" w:cs="Times New Roman"/>
        <w:i/>
        <w:noProof/>
        <w:color w:val="000000"/>
        <w:sz w:val="24"/>
        <w:szCs w:val="24"/>
        <w:lang w:val="fr-FR"/>
      </w:rPr>
      <w:t>1</w:t>
    </w:r>
    <w:r>
      <w:rPr>
        <w:rFonts w:ascii="Times New Roman" w:eastAsia="Times New Roman" w:hAnsi="Times New Roman" w:cs="Times New Roman"/>
        <w:i/>
        <w:color w:val="000000"/>
        <w:sz w:val="24"/>
        <w:szCs w:val="24"/>
      </w:rPr>
      <w:fldChar w:fldCharType="end"/>
    </w:r>
    <w:r w:rsidRPr="00F432EE">
      <w:rPr>
        <w:rFonts w:ascii="Times New Roman" w:eastAsia="Times New Roman" w:hAnsi="Times New Roman" w:cs="Times New Roman"/>
        <w:i/>
        <w:color w:val="000000"/>
        <w:sz w:val="24"/>
        <w:szCs w:val="24"/>
        <w:lang w:val="fr-FR"/>
      </w:rPr>
      <w:t>/</w:t>
    </w:r>
    <w:r>
      <w:rPr>
        <w:rFonts w:ascii="Times New Roman" w:eastAsia="Times New Roman" w:hAnsi="Times New Roman" w:cs="Times New Roman"/>
        <w:i/>
        <w:color w:val="000000"/>
        <w:sz w:val="24"/>
        <w:szCs w:val="24"/>
      </w:rPr>
      <w:fldChar w:fldCharType="begin"/>
    </w:r>
    <w:r w:rsidRPr="00F432EE">
      <w:rPr>
        <w:rFonts w:ascii="Times New Roman" w:eastAsia="Times New Roman" w:hAnsi="Times New Roman" w:cs="Times New Roman"/>
        <w:i/>
        <w:color w:val="000000"/>
        <w:sz w:val="24"/>
        <w:szCs w:val="24"/>
        <w:lang w:val="fr-FR"/>
      </w:rPr>
      <w:instrText>NUMPAGES</w:instrText>
    </w:r>
    <w:r>
      <w:rPr>
        <w:rFonts w:ascii="Times New Roman" w:eastAsia="Times New Roman" w:hAnsi="Times New Roman" w:cs="Times New Roman"/>
        <w:i/>
        <w:color w:val="000000"/>
        <w:sz w:val="24"/>
        <w:szCs w:val="24"/>
      </w:rPr>
      <w:fldChar w:fldCharType="separate"/>
    </w:r>
    <w:r w:rsidRPr="00F432EE">
      <w:rPr>
        <w:rFonts w:ascii="Times New Roman" w:eastAsia="Times New Roman" w:hAnsi="Times New Roman" w:cs="Times New Roman"/>
        <w:i/>
        <w:noProof/>
        <w:color w:val="000000"/>
        <w:sz w:val="24"/>
        <w:szCs w:val="24"/>
        <w:lang w:val="fr-FR"/>
      </w:rPr>
      <w:t>2</w:t>
    </w:r>
    <w:r>
      <w:rPr>
        <w:rFonts w:ascii="Times New Roman" w:eastAsia="Times New Roman" w:hAnsi="Times New Roman" w:cs="Times New Roman"/>
        <w:i/>
        <w:color w:val="000000"/>
        <w:sz w:val="24"/>
        <w:szCs w:val="24"/>
      </w:rPr>
      <w:fldChar w:fldCharType="end"/>
    </w:r>
    <w:r w:rsidRPr="00F432EE">
      <w:rPr>
        <w:rFonts w:ascii="Times New Roman" w:eastAsia="Times New Roman" w:hAnsi="Times New Roman" w:cs="Times New Roman"/>
        <w:color w:val="000000"/>
        <w:sz w:val="24"/>
        <w:szCs w:val="24"/>
        <w:lang w:val="fr-FR"/>
      </w:rPr>
      <w:t>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85BA4" w14:textId="77777777" w:rsidR="00F432EE" w:rsidRPr="00F432EE" w:rsidRDefault="00F432EE">
    <w:pPr>
      <w:pBdr>
        <w:top w:val="single" w:sz="4" w:space="1" w:color="000000"/>
        <w:left w:val="nil"/>
        <w:bottom w:val="dotted" w:sz="4" w:space="1" w:color="000000"/>
        <w:right w:val="nil"/>
        <w:between w:val="nil"/>
      </w:pBdr>
      <w:tabs>
        <w:tab w:val="center" w:pos="4680"/>
        <w:tab w:val="right" w:pos="9360"/>
        <w:tab w:val="center" w:pos="4536"/>
        <w:tab w:val="right" w:pos="8788"/>
      </w:tabs>
      <w:spacing w:before="120" w:after="120" w:line="240" w:lineRule="auto"/>
      <w:ind w:left="0" w:firstLine="0"/>
      <w:rPr>
        <w:rFonts w:ascii="Times New Roman" w:eastAsia="Times New Roman" w:hAnsi="Times New Roman" w:cs="Times New Roman"/>
        <w:color w:val="000000"/>
        <w:sz w:val="24"/>
        <w:szCs w:val="24"/>
        <w:lang w:val="fr-FR"/>
      </w:rPr>
    </w:pPr>
    <w:r w:rsidRPr="00F432EE">
      <w:rPr>
        <w:rFonts w:ascii="Times New Roman" w:eastAsia="Times New Roman" w:hAnsi="Times New Roman" w:cs="Times New Roman"/>
        <w:color w:val="000000"/>
        <w:sz w:val="24"/>
        <w:szCs w:val="24"/>
        <w:lang w:val="fr-FR"/>
      </w:rPr>
      <w:t>&lt;&lt;Họ và tên&gt;&gt;</w:t>
    </w:r>
    <w:r w:rsidRPr="00F432EE">
      <w:rPr>
        <w:rFonts w:ascii="Times New Roman" w:eastAsia="Times New Roman" w:hAnsi="Times New Roman" w:cs="Times New Roman"/>
        <w:color w:val="000000"/>
        <w:sz w:val="24"/>
        <w:szCs w:val="24"/>
        <w:lang w:val="fr-FR"/>
      </w:rPr>
      <w:tab/>
      <w:t>@FITNTU 2023</w:t>
    </w:r>
    <w:r w:rsidRPr="00F432EE">
      <w:rPr>
        <w:rFonts w:ascii="Times New Roman" w:eastAsia="Times New Roman" w:hAnsi="Times New Roman" w:cs="Times New Roman"/>
        <w:color w:val="000000"/>
        <w:sz w:val="24"/>
        <w:szCs w:val="24"/>
        <w:lang w:val="fr-FR"/>
      </w:rPr>
      <w:tab/>
    </w:r>
    <w:r w:rsidRPr="00F432EE">
      <w:rPr>
        <w:rFonts w:ascii="Times New Roman" w:eastAsia="Times New Roman" w:hAnsi="Times New Roman" w:cs="Times New Roman"/>
        <w:i/>
        <w:color w:val="000000"/>
        <w:sz w:val="24"/>
        <w:szCs w:val="24"/>
        <w:lang w:val="fr-FR"/>
      </w:rPr>
      <w:t>Page</w:t>
    </w:r>
    <w:r w:rsidRPr="00F432EE">
      <w:rPr>
        <w:rFonts w:ascii="Times New Roman" w:eastAsia="Times New Roman" w:hAnsi="Times New Roman" w:cs="Times New Roman"/>
        <w:color w:val="000000"/>
        <w:sz w:val="24"/>
        <w:szCs w:val="24"/>
        <w:lang w:val="fr-FR"/>
      </w:rPr>
      <w:t>[</w:t>
    </w:r>
    <w:r>
      <w:rPr>
        <w:rFonts w:ascii="Times New Roman" w:eastAsia="Times New Roman" w:hAnsi="Times New Roman" w:cs="Times New Roman"/>
        <w:i/>
        <w:color w:val="000000"/>
        <w:sz w:val="24"/>
        <w:szCs w:val="24"/>
      </w:rPr>
      <w:fldChar w:fldCharType="begin"/>
    </w:r>
    <w:r w:rsidRPr="00F432EE">
      <w:rPr>
        <w:rFonts w:ascii="Times New Roman" w:eastAsia="Times New Roman" w:hAnsi="Times New Roman" w:cs="Times New Roman"/>
        <w:i/>
        <w:color w:val="000000"/>
        <w:sz w:val="24"/>
        <w:szCs w:val="24"/>
        <w:lang w:val="fr-FR"/>
      </w:rPr>
      <w:instrText>PAGE</w:instrText>
    </w:r>
    <w:r>
      <w:rPr>
        <w:rFonts w:ascii="Times New Roman" w:eastAsia="Times New Roman" w:hAnsi="Times New Roman" w:cs="Times New Roman"/>
        <w:i/>
        <w:color w:val="000000"/>
        <w:sz w:val="24"/>
        <w:szCs w:val="24"/>
      </w:rPr>
      <w:fldChar w:fldCharType="separate"/>
    </w:r>
    <w:r w:rsidRPr="00F432EE">
      <w:rPr>
        <w:rFonts w:ascii="Times New Roman" w:eastAsia="Times New Roman" w:hAnsi="Times New Roman" w:cs="Times New Roman"/>
        <w:i/>
        <w:noProof/>
        <w:color w:val="000000"/>
        <w:sz w:val="24"/>
        <w:szCs w:val="24"/>
        <w:lang w:val="fr-FR"/>
      </w:rPr>
      <w:t>19</w:t>
    </w:r>
    <w:r>
      <w:rPr>
        <w:rFonts w:ascii="Times New Roman" w:eastAsia="Times New Roman" w:hAnsi="Times New Roman" w:cs="Times New Roman"/>
        <w:i/>
        <w:color w:val="000000"/>
        <w:sz w:val="24"/>
        <w:szCs w:val="24"/>
      </w:rPr>
      <w:fldChar w:fldCharType="end"/>
    </w:r>
    <w:r w:rsidRPr="00F432EE">
      <w:rPr>
        <w:rFonts w:ascii="Times New Roman" w:eastAsia="Times New Roman" w:hAnsi="Times New Roman" w:cs="Times New Roman"/>
        <w:i/>
        <w:color w:val="000000"/>
        <w:sz w:val="24"/>
        <w:szCs w:val="24"/>
        <w:lang w:val="fr-FR"/>
      </w:rPr>
      <w:t>/</w:t>
    </w:r>
    <w:r>
      <w:rPr>
        <w:rFonts w:ascii="Times New Roman" w:eastAsia="Times New Roman" w:hAnsi="Times New Roman" w:cs="Times New Roman"/>
        <w:i/>
        <w:color w:val="000000"/>
        <w:sz w:val="24"/>
        <w:szCs w:val="24"/>
      </w:rPr>
      <w:fldChar w:fldCharType="begin"/>
    </w:r>
    <w:r w:rsidRPr="00F432EE">
      <w:rPr>
        <w:rFonts w:ascii="Times New Roman" w:eastAsia="Times New Roman" w:hAnsi="Times New Roman" w:cs="Times New Roman"/>
        <w:i/>
        <w:color w:val="000000"/>
        <w:sz w:val="24"/>
        <w:szCs w:val="24"/>
        <w:lang w:val="fr-FR"/>
      </w:rPr>
      <w:instrText>NUMPAGES</w:instrText>
    </w:r>
    <w:r>
      <w:rPr>
        <w:rFonts w:ascii="Times New Roman" w:eastAsia="Times New Roman" w:hAnsi="Times New Roman" w:cs="Times New Roman"/>
        <w:i/>
        <w:color w:val="000000"/>
        <w:sz w:val="24"/>
        <w:szCs w:val="24"/>
      </w:rPr>
      <w:fldChar w:fldCharType="separate"/>
    </w:r>
    <w:r w:rsidRPr="00F432EE">
      <w:rPr>
        <w:rFonts w:ascii="Times New Roman" w:eastAsia="Times New Roman" w:hAnsi="Times New Roman" w:cs="Times New Roman"/>
        <w:i/>
        <w:noProof/>
        <w:color w:val="000000"/>
        <w:sz w:val="24"/>
        <w:szCs w:val="24"/>
        <w:lang w:val="fr-FR"/>
      </w:rPr>
      <w:t>20</w:t>
    </w:r>
    <w:r>
      <w:rPr>
        <w:rFonts w:ascii="Times New Roman" w:eastAsia="Times New Roman" w:hAnsi="Times New Roman" w:cs="Times New Roman"/>
        <w:i/>
        <w:color w:val="000000"/>
        <w:sz w:val="24"/>
        <w:szCs w:val="24"/>
      </w:rPr>
      <w:fldChar w:fldCharType="end"/>
    </w:r>
    <w:r w:rsidRPr="00F432EE">
      <w:rPr>
        <w:rFonts w:ascii="Times New Roman" w:eastAsia="Times New Roman" w:hAnsi="Times New Roman" w:cs="Times New Roman"/>
        <w:color w:val="000000"/>
        <w:sz w:val="24"/>
        <w:szCs w:val="24"/>
        <w:lang w:val="fr-FR"/>
      </w:rPr>
      <w:t>]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0B776" w14:textId="77777777" w:rsidR="00F432EE" w:rsidRDefault="00F432EE">
    <w:pPr>
      <w:pBdr>
        <w:bottom w:val="single" w:sz="24" w:space="1" w:color="000000"/>
      </w:pBdr>
      <w:tabs>
        <w:tab w:val="right" w:pos="8788"/>
      </w:tabs>
      <w:spacing w:before="120" w:after="60" w:line="312" w:lineRule="auto"/>
      <w:ind w:left="0" w:firstLine="0"/>
      <w:jc w:val="both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>Web bán hàng</w:t>
    </w:r>
    <w:r>
      <w:rPr>
        <w:rFonts w:ascii="Times New Roman" w:eastAsia="Times New Roman" w:hAnsi="Times New Roman" w:cs="Times New Roman"/>
      </w:rPr>
      <w:tab/>
    </w:r>
    <w:r>
      <w:pict w14:anchorId="73C10AB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7" type="#_x0000_t136" style="position:absolute;left:0;text-align:left;margin-left:0;margin-top:0;width:574.3pt;height:45.1pt;rotation:315;z-index:-251651072;mso-position-horizontal:center;mso-position-horizontal-relative:margin;mso-position-vertical:center;mso-position-vertical-relative:margin" fillcolor="#bfbfbf" stroked="f">
          <v:fill opacity=".5"/>
          <v:textpath style="font-family:&quot;&amp;quot&quot;;font-size:1pt" string="@FITNTU-PROJECT [DO NOT COPY]"/>
          <w10:wrap anchorx="margin" anchory="margin"/>
        </v:shape>
      </w:pic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767767C" wp14:editId="073955BB">
          <wp:simplePos x="0" y="0"/>
          <wp:positionH relativeFrom="column">
            <wp:posOffset>4740275</wp:posOffset>
          </wp:positionH>
          <wp:positionV relativeFrom="paragraph">
            <wp:posOffset>-290828</wp:posOffset>
          </wp:positionV>
          <wp:extent cx="842010" cy="562610"/>
          <wp:effectExtent l="0" t="0" r="0" b="0"/>
          <wp:wrapNone/>
          <wp:docPr id="21" name="image1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t="16047" b="17119"/>
                  <a:stretch>
                    <a:fillRect/>
                  </a:stretch>
                </pic:blipFill>
                <pic:spPr>
                  <a:xfrm>
                    <a:off x="0" y="0"/>
                    <a:ext cx="842010" cy="562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A14BB" w14:textId="77777777" w:rsidR="00F432EE" w:rsidRDefault="00F432EE">
    <w:pPr>
      <w:pBdr>
        <w:bottom w:val="single" w:sz="24" w:space="1" w:color="000000"/>
      </w:pBdr>
      <w:tabs>
        <w:tab w:val="right" w:pos="8789"/>
      </w:tabs>
      <w:spacing w:before="120" w:after="60" w:line="312" w:lineRule="auto"/>
      <w:ind w:left="0" w:firstLine="0"/>
      <w:jc w:val="both"/>
      <w:rPr>
        <w:rFonts w:ascii="Arial" w:eastAsia="Arial" w:hAnsi="Arial" w:cs="Arial"/>
      </w:rPr>
    </w:pPr>
    <w:ins w:id="0" w:author="Nam Nguyễn Quang" w:date="2023-12-24T16:39:00Z">
      <w:r>
        <w:t>Web bán hàng</w:t>
      </w:r>
    </w:ins>
    <w:r>
      <w:rPr>
        <w:rFonts w:ascii="Arial" w:eastAsia="Arial" w:hAnsi="Arial" w:cs="Arial"/>
      </w:rPr>
      <w:pict w14:anchorId="4FC508F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5" type="#_x0000_t136" style="position:absolute;left:0;text-align:left;margin-left:0;margin-top:0;width:574.3pt;height:45.1pt;rotation:315;z-index:-251653120;mso-position-horizontal:center;mso-position-horizontal-relative:margin;mso-position-vertical:center;mso-position-vertical-relative:margin" fillcolor="#bfbfbf" stroked="f">
          <v:fill opacity=".5"/>
          <v:textpath style="font-family:&quot;&amp;quot&quot;;font-size:1pt" string="@FITNTU-PROJECT [DO NOT COPY]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BCD9F" w14:textId="77777777" w:rsidR="00F432EE" w:rsidRDefault="00F432EE">
    <w:pPr>
      <w:pBdr>
        <w:bottom w:val="single" w:sz="24" w:space="1" w:color="000000"/>
      </w:pBdr>
      <w:tabs>
        <w:tab w:val="right" w:pos="8789"/>
      </w:tabs>
      <w:spacing w:before="120" w:after="60" w:line="312" w:lineRule="auto"/>
      <w:ind w:left="0" w:firstLine="0"/>
      <w:jc w:val="both"/>
    </w:pPr>
    <w:r>
      <w:pict w14:anchorId="54F6AB2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6" type="#_x0000_t136" style="position:absolute;left:0;text-align:left;margin-left:0;margin-top:0;width:574.3pt;height:45.1pt;rotation:315;z-index:-251652096;mso-position-horizontal:center;mso-position-horizontal-relative:margin;mso-position-vertical:center;mso-position-vertical-relative:margin" fillcolor="#bfbfbf" stroked="f">
          <v:fill opacity=".5"/>
          <v:textpath style="font-family:&quot;&amp;quot&quot;;font-size:1pt" string="@FITNTU-PROJECT [DO NOT COPY]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8FC36" w14:textId="77777777" w:rsidR="00F432EE" w:rsidRDefault="00F432EE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680"/>
        <w:tab w:val="right" w:pos="9360"/>
        <w:tab w:val="right" w:pos="8788"/>
      </w:tabs>
      <w:spacing w:after="0" w:line="240" w:lineRule="auto"/>
      <w:rPr>
        <w:color w:val="000000"/>
      </w:rPr>
    </w:pPr>
    <w:r>
      <w:t>Web bán hàng</w:t>
    </w: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3D9AA2E0" wp14:editId="70675133">
          <wp:simplePos x="0" y="0"/>
          <wp:positionH relativeFrom="column">
            <wp:posOffset>4728845</wp:posOffset>
          </wp:positionH>
          <wp:positionV relativeFrom="paragraph">
            <wp:posOffset>-361948</wp:posOffset>
          </wp:positionV>
          <wp:extent cx="842010" cy="562610"/>
          <wp:effectExtent l="0" t="0" r="0" b="0"/>
          <wp:wrapNone/>
          <wp:docPr id="14" name="image1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t="16047" b="17119"/>
                  <a:stretch>
                    <a:fillRect/>
                  </a:stretch>
                </pic:blipFill>
                <pic:spPr>
                  <a:xfrm>
                    <a:off x="0" y="0"/>
                    <a:ext cx="842010" cy="562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E3DB0" w14:textId="77777777" w:rsidR="00F432EE" w:rsidRDefault="00F432EE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firstLine="0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</w:rPr>
      <w:t>Web bán hàng</w:t>
    </w:r>
    <w:r>
      <w:rPr>
        <w:rFonts w:ascii="Times New Roman" w:eastAsia="Times New Roman" w:hAnsi="Times New Roman" w:cs="Times New Roman"/>
        <w:color w:val="000000"/>
      </w:rPr>
      <w:tab/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46A30BF6" wp14:editId="780EAEB6">
          <wp:simplePos x="0" y="0"/>
          <wp:positionH relativeFrom="column">
            <wp:posOffset>4747895</wp:posOffset>
          </wp:positionH>
          <wp:positionV relativeFrom="paragraph">
            <wp:posOffset>-386078</wp:posOffset>
          </wp:positionV>
          <wp:extent cx="842010" cy="562610"/>
          <wp:effectExtent l="0" t="0" r="0" b="0"/>
          <wp:wrapNone/>
          <wp:docPr id="11" name="image1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t="16047" b="17119"/>
                  <a:stretch>
                    <a:fillRect/>
                  </a:stretch>
                </pic:blipFill>
                <pic:spPr>
                  <a:xfrm>
                    <a:off x="0" y="0"/>
                    <a:ext cx="842010" cy="562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E15D2" w14:textId="77777777" w:rsidR="00F432EE" w:rsidRDefault="00F432EE">
    <w:pPr>
      <w:pBdr>
        <w:bottom w:val="single" w:sz="24" w:space="1" w:color="000000"/>
      </w:pBdr>
      <w:tabs>
        <w:tab w:val="right" w:pos="8789"/>
      </w:tabs>
      <w:spacing w:before="120" w:after="60" w:line="312" w:lineRule="auto"/>
      <w:ind w:left="0" w:firstLine="0"/>
      <w:jc w:val="both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>Web bán hàng</w:t>
    </w:r>
    <w:r>
      <w:rPr>
        <w:rFonts w:ascii="Times New Roman" w:eastAsia="Times New Roman" w:hAnsi="Times New Roman" w:cs="Times New Roman"/>
      </w:rPr>
      <w:tab/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66516DDB" wp14:editId="5CF06092">
          <wp:simplePos x="0" y="0"/>
          <wp:positionH relativeFrom="column">
            <wp:posOffset>4740275</wp:posOffset>
          </wp:positionH>
          <wp:positionV relativeFrom="paragraph">
            <wp:posOffset>-290828</wp:posOffset>
          </wp:positionV>
          <wp:extent cx="842010" cy="562610"/>
          <wp:effectExtent l="0" t="0" r="0" b="0"/>
          <wp:wrapNone/>
          <wp:docPr id="12" name="image1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t="16047" b="17119"/>
                  <a:stretch>
                    <a:fillRect/>
                  </a:stretch>
                </pic:blipFill>
                <pic:spPr>
                  <a:xfrm>
                    <a:off x="0" y="0"/>
                    <a:ext cx="842010" cy="562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B7602"/>
    <w:multiLevelType w:val="multilevel"/>
    <w:tmpl w:val="D74634C6"/>
    <w:lvl w:ilvl="0">
      <w:start w:val="1"/>
      <w:numFmt w:val="bullet"/>
      <w:lvlText w:val="⮲"/>
      <w:lvlJc w:val="left"/>
      <w:pPr>
        <w:ind w:left="754" w:hanging="358"/>
      </w:pPr>
      <w:rPr>
        <w:rFonts w:ascii="Noto Sans Symbols" w:eastAsia="Noto Sans Symbols" w:hAnsi="Noto Sans Symbols" w:cs="Noto Sans Symbols"/>
        <w:b w:val="0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ind w:left="14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14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240167"/>
    <w:multiLevelType w:val="multilevel"/>
    <w:tmpl w:val="E79016FE"/>
    <w:lvl w:ilvl="0">
      <w:start w:val="3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840" w:hanging="48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2" w15:restartNumberingAfterBreak="0">
    <w:nsid w:val="127D044D"/>
    <w:multiLevelType w:val="multilevel"/>
    <w:tmpl w:val="498002C8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2E5AD8"/>
    <w:multiLevelType w:val="multilevel"/>
    <w:tmpl w:val="A3E29FCE"/>
    <w:lvl w:ilvl="0">
      <w:start w:val="1"/>
      <w:numFmt w:val="bullet"/>
      <w:lvlText w:val="●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decimal"/>
      <w:lvlText w:val="●.%2."/>
      <w:lvlJc w:val="left"/>
      <w:pPr>
        <w:ind w:left="0" w:firstLine="0"/>
      </w:pPr>
      <w:rPr>
        <w:b/>
        <w:sz w:val="26"/>
        <w:szCs w:val="26"/>
      </w:rPr>
    </w:lvl>
    <w:lvl w:ilvl="2">
      <w:start w:val="1"/>
      <w:numFmt w:val="decimal"/>
      <w:lvlText w:val="●.%2.%3."/>
      <w:lvlJc w:val="left"/>
      <w:pPr>
        <w:ind w:left="1224" w:hanging="504"/>
      </w:pPr>
      <w:rPr>
        <w:rFonts w:ascii="Times New Roman" w:eastAsia="Times New Roman" w:hAnsi="Times New Roman" w:cs="Times New Roman"/>
        <w:sz w:val="26"/>
        <w:szCs w:val="26"/>
      </w:r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●.%2.%3.%4.%5."/>
      <w:lvlJc w:val="left"/>
      <w:pPr>
        <w:ind w:left="2232" w:hanging="792"/>
      </w:pPr>
    </w:lvl>
    <w:lvl w:ilvl="5">
      <w:start w:val="1"/>
      <w:numFmt w:val="decimal"/>
      <w:lvlText w:val="●.%2.%3.%4.%5.%6."/>
      <w:lvlJc w:val="left"/>
      <w:pPr>
        <w:ind w:left="2736" w:hanging="934"/>
      </w:pPr>
    </w:lvl>
    <w:lvl w:ilvl="6">
      <w:start w:val="1"/>
      <w:numFmt w:val="decimal"/>
      <w:lvlText w:val="●.%2.%3.%4.%5.%6.%7."/>
      <w:lvlJc w:val="left"/>
      <w:pPr>
        <w:ind w:left="3240" w:hanging="1080"/>
      </w:pPr>
    </w:lvl>
    <w:lvl w:ilvl="7">
      <w:start w:val="1"/>
      <w:numFmt w:val="decimal"/>
      <w:lvlText w:val="●.%2.%3.%4.%5.%6.%7.%8."/>
      <w:lvlJc w:val="left"/>
      <w:pPr>
        <w:ind w:left="3744" w:hanging="1224"/>
      </w:pPr>
    </w:lvl>
    <w:lvl w:ilvl="8">
      <w:start w:val="1"/>
      <w:numFmt w:val="decimal"/>
      <w:lvlText w:val="●.%2.%3.%4.%5.%6.%7.%8.%9."/>
      <w:lvlJc w:val="left"/>
      <w:pPr>
        <w:ind w:left="4320" w:hanging="1440"/>
      </w:pPr>
    </w:lvl>
  </w:abstractNum>
  <w:abstractNum w:abstractNumId="4" w15:restartNumberingAfterBreak="0">
    <w:nsid w:val="15C26D4F"/>
    <w:multiLevelType w:val="multilevel"/>
    <w:tmpl w:val="9E7A3F96"/>
    <w:lvl w:ilvl="0">
      <w:start w:val="1"/>
      <w:numFmt w:val="bullet"/>
      <w:lvlText w:val="❖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6753A85"/>
    <w:multiLevelType w:val="multilevel"/>
    <w:tmpl w:val="5C4653E0"/>
    <w:lvl w:ilvl="0">
      <w:start w:val="1"/>
      <w:numFmt w:val="decimal"/>
      <w:lvlText w:val="%1."/>
      <w:lvlJc w:val="left"/>
      <w:pPr>
        <w:ind w:left="394" w:hanging="360"/>
      </w:pPr>
    </w:lvl>
    <w:lvl w:ilvl="1">
      <w:start w:val="1"/>
      <w:numFmt w:val="lowerLetter"/>
      <w:lvlText w:val="%2."/>
      <w:lvlJc w:val="left"/>
      <w:pPr>
        <w:ind w:left="1114" w:hanging="360"/>
      </w:pPr>
    </w:lvl>
    <w:lvl w:ilvl="2">
      <w:start w:val="1"/>
      <w:numFmt w:val="lowerRoman"/>
      <w:lvlText w:val="%3."/>
      <w:lvlJc w:val="right"/>
      <w:pPr>
        <w:ind w:left="1834" w:hanging="180"/>
      </w:pPr>
    </w:lvl>
    <w:lvl w:ilvl="3">
      <w:start w:val="1"/>
      <w:numFmt w:val="decimal"/>
      <w:lvlText w:val="%4."/>
      <w:lvlJc w:val="left"/>
      <w:pPr>
        <w:ind w:left="2554" w:hanging="360"/>
      </w:pPr>
    </w:lvl>
    <w:lvl w:ilvl="4">
      <w:start w:val="1"/>
      <w:numFmt w:val="lowerLetter"/>
      <w:lvlText w:val="%5."/>
      <w:lvlJc w:val="left"/>
      <w:pPr>
        <w:ind w:left="3274" w:hanging="360"/>
      </w:pPr>
    </w:lvl>
    <w:lvl w:ilvl="5">
      <w:start w:val="1"/>
      <w:numFmt w:val="lowerRoman"/>
      <w:lvlText w:val="%6."/>
      <w:lvlJc w:val="right"/>
      <w:pPr>
        <w:ind w:left="3994" w:hanging="180"/>
      </w:pPr>
    </w:lvl>
    <w:lvl w:ilvl="6">
      <w:start w:val="1"/>
      <w:numFmt w:val="decimal"/>
      <w:lvlText w:val="%7."/>
      <w:lvlJc w:val="left"/>
      <w:pPr>
        <w:ind w:left="4714" w:hanging="360"/>
      </w:pPr>
    </w:lvl>
    <w:lvl w:ilvl="7">
      <w:start w:val="1"/>
      <w:numFmt w:val="lowerLetter"/>
      <w:lvlText w:val="%8."/>
      <w:lvlJc w:val="left"/>
      <w:pPr>
        <w:ind w:left="5434" w:hanging="360"/>
      </w:pPr>
    </w:lvl>
    <w:lvl w:ilvl="8">
      <w:start w:val="1"/>
      <w:numFmt w:val="lowerRoman"/>
      <w:lvlText w:val="%9."/>
      <w:lvlJc w:val="right"/>
      <w:pPr>
        <w:ind w:left="6154" w:hanging="180"/>
      </w:pPr>
    </w:lvl>
  </w:abstractNum>
  <w:abstractNum w:abstractNumId="6" w15:restartNumberingAfterBreak="0">
    <w:nsid w:val="2660725B"/>
    <w:multiLevelType w:val="multilevel"/>
    <w:tmpl w:val="A486350A"/>
    <w:lvl w:ilvl="0">
      <w:start w:val="2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eastAsia="Times New Roman" w:hAnsi="Times New Roman" w:cs="Times New Roman"/>
        <w:sz w:val="26"/>
        <w:szCs w:val="26"/>
      </w:r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778624F"/>
    <w:multiLevelType w:val="multilevel"/>
    <w:tmpl w:val="6C9E667A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8A3047E"/>
    <w:multiLevelType w:val="multilevel"/>
    <w:tmpl w:val="26C4A0DC"/>
    <w:lvl w:ilvl="0">
      <w:start w:val="1"/>
      <w:numFmt w:val="bullet"/>
      <w:lvlText w:val="●"/>
      <w:lvlJc w:val="left"/>
      <w:pPr>
        <w:ind w:left="1440" w:hanging="360"/>
      </w:pPr>
      <w:rPr>
        <w:rFonts w:ascii="Montserrat" w:eastAsia="Montserrat" w:hAnsi="Montserrat" w:cs="Montserrat"/>
        <w:color w:val="444444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3B5913AE"/>
    <w:multiLevelType w:val="multilevel"/>
    <w:tmpl w:val="3AAAE69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0F502E2"/>
    <w:multiLevelType w:val="multilevel"/>
    <w:tmpl w:val="86B09058"/>
    <w:lvl w:ilvl="0">
      <w:start w:val="1"/>
      <w:numFmt w:val="bullet"/>
      <w:lvlText w:val="-"/>
      <w:lvlJc w:val="left"/>
      <w:pPr>
        <w:ind w:left="754" w:hanging="358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14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3922377"/>
    <w:multiLevelType w:val="multilevel"/>
    <w:tmpl w:val="9BC20300"/>
    <w:lvl w:ilvl="0">
      <w:start w:val="1"/>
      <w:numFmt w:val="bullet"/>
      <w:lvlText w:val="⮲"/>
      <w:lvlJc w:val="left"/>
      <w:pPr>
        <w:ind w:left="1440" w:hanging="360"/>
      </w:pPr>
      <w:rPr>
        <w:rFonts w:ascii="Noto Sans Symbols" w:eastAsia="Noto Sans Symbols" w:hAnsi="Noto Sans Symbols" w:cs="Noto Sans Symbols"/>
        <w:b w:val="0"/>
        <w:color w:val="000000"/>
        <w:sz w:val="24"/>
        <w:szCs w:val="24"/>
      </w:rPr>
    </w:lvl>
    <w:lvl w:ilvl="1">
      <w:start w:val="1"/>
      <w:numFmt w:val="bullet"/>
      <w:lvlText w:val="⮲"/>
      <w:lvlJc w:val="left"/>
      <w:pPr>
        <w:ind w:left="1440" w:hanging="360"/>
      </w:pPr>
      <w:rPr>
        <w:rFonts w:ascii="Noto Sans Symbols" w:eastAsia="Noto Sans Symbols" w:hAnsi="Noto Sans Symbols" w:cs="Noto Sans Symbols"/>
        <w:b w:val="0"/>
        <w:color w:val="000000"/>
        <w:sz w:val="24"/>
        <w:szCs w:val="24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53B5D21"/>
    <w:multiLevelType w:val="multilevel"/>
    <w:tmpl w:val="1E3A1C5A"/>
    <w:lvl w:ilvl="0">
      <w:start w:val="1"/>
      <w:numFmt w:val="bullet"/>
      <w:lvlText w:val="-"/>
      <w:lvlJc w:val="left"/>
      <w:pPr>
        <w:ind w:left="754" w:hanging="358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14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59F6182"/>
    <w:multiLevelType w:val="multilevel"/>
    <w:tmpl w:val="F638811C"/>
    <w:lvl w:ilvl="0">
      <w:start w:val="1"/>
      <w:numFmt w:val="bullet"/>
      <w:lvlText w:val="-"/>
      <w:lvlJc w:val="left"/>
      <w:pPr>
        <w:ind w:left="754" w:hanging="358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14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A8243B4"/>
    <w:multiLevelType w:val="multilevel"/>
    <w:tmpl w:val="4134CA92"/>
    <w:lvl w:ilvl="0">
      <w:start w:val="1"/>
      <w:numFmt w:val="bullet"/>
      <w:lvlText w:val="-"/>
      <w:lvlJc w:val="left"/>
      <w:pPr>
        <w:ind w:left="135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0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1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4687836"/>
    <w:multiLevelType w:val="multilevel"/>
    <w:tmpl w:val="EA16E358"/>
    <w:lvl w:ilvl="0">
      <w:start w:val="1"/>
      <w:numFmt w:val="decimal"/>
      <w:lvlText w:val="%1."/>
      <w:lvlJc w:val="left"/>
      <w:pPr>
        <w:ind w:left="394" w:hanging="360"/>
      </w:pPr>
    </w:lvl>
    <w:lvl w:ilvl="1">
      <w:start w:val="1"/>
      <w:numFmt w:val="lowerLetter"/>
      <w:lvlText w:val="%2."/>
      <w:lvlJc w:val="left"/>
      <w:pPr>
        <w:ind w:left="1114" w:hanging="360"/>
      </w:pPr>
    </w:lvl>
    <w:lvl w:ilvl="2">
      <w:start w:val="1"/>
      <w:numFmt w:val="lowerRoman"/>
      <w:lvlText w:val="%3."/>
      <w:lvlJc w:val="right"/>
      <w:pPr>
        <w:ind w:left="1834" w:hanging="180"/>
      </w:pPr>
    </w:lvl>
    <w:lvl w:ilvl="3">
      <w:start w:val="1"/>
      <w:numFmt w:val="decimal"/>
      <w:lvlText w:val="%4."/>
      <w:lvlJc w:val="left"/>
      <w:pPr>
        <w:ind w:left="2554" w:hanging="360"/>
      </w:pPr>
    </w:lvl>
    <w:lvl w:ilvl="4">
      <w:start w:val="1"/>
      <w:numFmt w:val="lowerLetter"/>
      <w:lvlText w:val="%5."/>
      <w:lvlJc w:val="left"/>
      <w:pPr>
        <w:ind w:left="3274" w:hanging="360"/>
      </w:pPr>
    </w:lvl>
    <w:lvl w:ilvl="5">
      <w:start w:val="1"/>
      <w:numFmt w:val="lowerRoman"/>
      <w:lvlText w:val="%6."/>
      <w:lvlJc w:val="right"/>
      <w:pPr>
        <w:ind w:left="3994" w:hanging="180"/>
      </w:pPr>
    </w:lvl>
    <w:lvl w:ilvl="6">
      <w:start w:val="1"/>
      <w:numFmt w:val="decimal"/>
      <w:lvlText w:val="%7."/>
      <w:lvlJc w:val="left"/>
      <w:pPr>
        <w:ind w:left="4714" w:hanging="360"/>
      </w:pPr>
    </w:lvl>
    <w:lvl w:ilvl="7">
      <w:start w:val="1"/>
      <w:numFmt w:val="lowerLetter"/>
      <w:lvlText w:val="%8."/>
      <w:lvlJc w:val="left"/>
      <w:pPr>
        <w:ind w:left="5434" w:hanging="360"/>
      </w:pPr>
    </w:lvl>
    <w:lvl w:ilvl="8">
      <w:start w:val="1"/>
      <w:numFmt w:val="lowerRoman"/>
      <w:lvlText w:val="%9."/>
      <w:lvlJc w:val="right"/>
      <w:pPr>
        <w:ind w:left="6154" w:hanging="180"/>
      </w:pPr>
    </w:lvl>
  </w:abstractNum>
  <w:abstractNum w:abstractNumId="16" w15:restartNumberingAfterBreak="0">
    <w:nsid w:val="78DE33EF"/>
    <w:multiLevelType w:val="multilevel"/>
    <w:tmpl w:val="2800EFF0"/>
    <w:lvl w:ilvl="0">
      <w:start w:val="3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eastAsia="Times New Roman" w:hAnsi="Times New Roman" w:cs="Times New Roman"/>
        <w:sz w:val="26"/>
        <w:szCs w:val="26"/>
      </w:r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BD870F1"/>
    <w:multiLevelType w:val="multilevel"/>
    <w:tmpl w:val="2104FBB2"/>
    <w:lvl w:ilvl="0">
      <w:start w:val="5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eastAsia="Times New Roman" w:hAnsi="Times New Roman" w:cs="Times New Roman"/>
        <w:sz w:val="26"/>
        <w:szCs w:val="26"/>
      </w:r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CEE7B2C"/>
    <w:multiLevelType w:val="multilevel"/>
    <w:tmpl w:val="1220BB12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7DE87628"/>
    <w:multiLevelType w:val="multilevel"/>
    <w:tmpl w:val="7F043D6E"/>
    <w:lvl w:ilvl="0">
      <w:start w:val="4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eastAsia="Times New Roman" w:hAnsi="Times New Roman" w:cs="Times New Roman"/>
        <w:sz w:val="26"/>
        <w:szCs w:val="26"/>
      </w:r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8038166">
    <w:abstractNumId w:val="2"/>
  </w:num>
  <w:num w:numId="2" w16cid:durableId="298850918">
    <w:abstractNumId w:val="3"/>
  </w:num>
  <w:num w:numId="3" w16cid:durableId="2131241023">
    <w:abstractNumId w:val="10"/>
  </w:num>
  <w:num w:numId="4" w16cid:durableId="1012607473">
    <w:abstractNumId w:val="6"/>
  </w:num>
  <w:num w:numId="5" w16cid:durableId="489368729">
    <w:abstractNumId w:val="7"/>
  </w:num>
  <w:num w:numId="6" w16cid:durableId="2050644169">
    <w:abstractNumId w:val="11"/>
  </w:num>
  <w:num w:numId="7" w16cid:durableId="322129520">
    <w:abstractNumId w:val="13"/>
  </w:num>
  <w:num w:numId="8" w16cid:durableId="1061363822">
    <w:abstractNumId w:val="16"/>
  </w:num>
  <w:num w:numId="9" w16cid:durableId="1624077698">
    <w:abstractNumId w:val="18"/>
  </w:num>
  <w:num w:numId="10" w16cid:durableId="1628898582">
    <w:abstractNumId w:val="1"/>
  </w:num>
  <w:num w:numId="11" w16cid:durableId="840200342">
    <w:abstractNumId w:val="19"/>
  </w:num>
  <w:num w:numId="12" w16cid:durableId="153843744">
    <w:abstractNumId w:val="17"/>
  </w:num>
  <w:num w:numId="13" w16cid:durableId="134026383">
    <w:abstractNumId w:val="14"/>
  </w:num>
  <w:num w:numId="14" w16cid:durableId="178355416">
    <w:abstractNumId w:val="15"/>
  </w:num>
  <w:num w:numId="15" w16cid:durableId="1172140125">
    <w:abstractNumId w:val="0"/>
  </w:num>
  <w:num w:numId="16" w16cid:durableId="1397123579">
    <w:abstractNumId w:val="4"/>
  </w:num>
  <w:num w:numId="17" w16cid:durableId="1702246495">
    <w:abstractNumId w:val="12"/>
  </w:num>
  <w:num w:numId="18" w16cid:durableId="293100816">
    <w:abstractNumId w:val="5"/>
  </w:num>
  <w:num w:numId="19" w16cid:durableId="325474000">
    <w:abstractNumId w:val="9"/>
  </w:num>
  <w:num w:numId="20" w16cid:durableId="13445534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2EE"/>
    <w:rsid w:val="00F43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ACC8B"/>
  <w15:chartTrackingRefBased/>
  <w15:docId w15:val="{A54C2AD1-4530-4E1E-B3E1-1C9A285CF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432EE"/>
    <w:pPr>
      <w:spacing w:after="200" w:line="336" w:lineRule="auto"/>
      <w:ind w:left="714" w:hanging="357"/>
    </w:pPr>
    <w:rPr>
      <w:rFonts w:ascii="Calibri" w:eastAsia="Calibri" w:hAnsi="Calibri" w:cs="Calibri"/>
      <w:kern w:val="0"/>
      <w:sz w:val="26"/>
      <w:szCs w:val="26"/>
      <w:lang w:val="en-US" w:eastAsia="vi-VN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F432EE"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432EE"/>
    <w:pPr>
      <w:keepNext/>
      <w:spacing w:before="120" w:after="120" w:line="240" w:lineRule="auto"/>
      <w:ind w:left="1440" w:hanging="360"/>
      <w:outlineLvl w:val="1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432EE"/>
    <w:pPr>
      <w:keepNext/>
      <w:spacing w:before="240" w:after="60" w:line="240" w:lineRule="auto"/>
      <w:ind w:left="0" w:firstLine="0"/>
      <w:outlineLvl w:val="2"/>
    </w:pPr>
    <w:rPr>
      <w:rFonts w:ascii="Arial" w:eastAsia="Arial" w:hAnsi="Arial" w:cs="Arial"/>
      <w:b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F432EE"/>
    <w:pPr>
      <w:keepNext/>
      <w:keepLines/>
      <w:spacing w:before="40" w:after="0"/>
      <w:outlineLvl w:val="3"/>
    </w:pPr>
    <w:rPr>
      <w:rFonts w:ascii="Cambria" w:eastAsia="Cambria" w:hAnsi="Cambria" w:cs="Cambria"/>
      <w:i/>
      <w:color w:val="36609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432EE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432E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432EE"/>
    <w:rPr>
      <w:rFonts w:ascii="Cambria" w:eastAsia="Cambria" w:hAnsi="Cambria" w:cs="Cambria"/>
      <w:color w:val="366091"/>
      <w:kern w:val="0"/>
      <w:sz w:val="32"/>
      <w:szCs w:val="32"/>
      <w:lang w:val="en-US" w:eastAsia="vi-VN"/>
      <w14:ligatures w14:val="none"/>
    </w:rPr>
  </w:style>
  <w:style w:type="character" w:customStyle="1" w:styleId="u2Char">
    <w:name w:val="Đầu đề 2 Char"/>
    <w:basedOn w:val="Phngmcinhcuaoanvn"/>
    <w:link w:val="u2"/>
    <w:uiPriority w:val="9"/>
    <w:rsid w:val="00F432EE"/>
    <w:rPr>
      <w:rFonts w:ascii="Times New Roman" w:eastAsia="Times New Roman" w:hAnsi="Times New Roman" w:cs="Times New Roman"/>
      <w:b/>
      <w:color w:val="000000"/>
      <w:kern w:val="0"/>
      <w:sz w:val="28"/>
      <w:szCs w:val="28"/>
      <w:lang w:val="en-US" w:eastAsia="vi-VN"/>
      <w14:ligatures w14:val="none"/>
    </w:rPr>
  </w:style>
  <w:style w:type="character" w:customStyle="1" w:styleId="u3Char">
    <w:name w:val="Đầu đề 3 Char"/>
    <w:basedOn w:val="Phngmcinhcuaoanvn"/>
    <w:link w:val="u3"/>
    <w:uiPriority w:val="9"/>
    <w:rsid w:val="00F432EE"/>
    <w:rPr>
      <w:rFonts w:ascii="Arial" w:eastAsia="Arial" w:hAnsi="Arial" w:cs="Arial"/>
      <w:b/>
      <w:kern w:val="0"/>
      <w:sz w:val="26"/>
      <w:szCs w:val="26"/>
      <w:lang w:val="en-US" w:eastAsia="vi-VN"/>
      <w14:ligatures w14:val="none"/>
    </w:rPr>
  </w:style>
  <w:style w:type="character" w:customStyle="1" w:styleId="u4Char">
    <w:name w:val="Đầu đề 4 Char"/>
    <w:basedOn w:val="Phngmcinhcuaoanvn"/>
    <w:link w:val="u4"/>
    <w:uiPriority w:val="9"/>
    <w:rsid w:val="00F432EE"/>
    <w:rPr>
      <w:rFonts w:ascii="Cambria" w:eastAsia="Cambria" w:hAnsi="Cambria" w:cs="Cambria"/>
      <w:i/>
      <w:color w:val="366091"/>
      <w:kern w:val="0"/>
      <w:sz w:val="26"/>
      <w:szCs w:val="26"/>
      <w:lang w:val="en-US" w:eastAsia="vi-VN"/>
      <w14:ligatures w14:val="none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432EE"/>
    <w:rPr>
      <w:rFonts w:ascii="Calibri" w:eastAsia="Calibri" w:hAnsi="Calibri" w:cs="Calibri"/>
      <w:b/>
      <w:kern w:val="0"/>
      <w:lang w:val="en-US" w:eastAsia="vi-VN"/>
      <w14:ligatures w14:val="none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432EE"/>
    <w:rPr>
      <w:rFonts w:ascii="Calibri" w:eastAsia="Calibri" w:hAnsi="Calibri" w:cs="Calibri"/>
      <w:b/>
      <w:kern w:val="0"/>
      <w:sz w:val="20"/>
      <w:szCs w:val="20"/>
      <w:lang w:val="en-US" w:eastAsia="vi-VN"/>
      <w14:ligatures w14:val="none"/>
    </w:rPr>
  </w:style>
  <w:style w:type="table" w:customStyle="1" w:styleId="TableNormal">
    <w:name w:val="Table Normal"/>
    <w:rsid w:val="00F432EE"/>
    <w:pPr>
      <w:spacing w:after="200" w:line="336" w:lineRule="auto"/>
      <w:ind w:left="714" w:hanging="357"/>
    </w:pPr>
    <w:rPr>
      <w:rFonts w:ascii="Calibri" w:eastAsia="Calibri" w:hAnsi="Calibri" w:cs="Calibri"/>
      <w:kern w:val="0"/>
      <w:sz w:val="26"/>
      <w:szCs w:val="26"/>
      <w:lang w:val="en-US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link w:val="TiuChar"/>
    <w:uiPriority w:val="10"/>
    <w:qFormat/>
    <w:rsid w:val="00F432EE"/>
    <w:pPr>
      <w:pBdr>
        <w:bottom w:val="single" w:sz="8" w:space="4" w:color="000000"/>
      </w:pBdr>
      <w:spacing w:after="300" w:line="240" w:lineRule="auto"/>
      <w:ind w:left="0" w:firstLine="0"/>
    </w:pPr>
    <w:rPr>
      <w:b/>
      <w:color w:val="000000"/>
      <w:sz w:val="32"/>
      <w:szCs w:val="32"/>
    </w:rPr>
  </w:style>
  <w:style w:type="character" w:customStyle="1" w:styleId="TiuChar">
    <w:name w:val="Tiêu đề Char"/>
    <w:basedOn w:val="Phngmcinhcuaoanvn"/>
    <w:link w:val="Tiu"/>
    <w:uiPriority w:val="10"/>
    <w:rsid w:val="00F432EE"/>
    <w:rPr>
      <w:rFonts w:ascii="Calibri" w:eastAsia="Calibri" w:hAnsi="Calibri" w:cs="Calibri"/>
      <w:b/>
      <w:color w:val="000000"/>
      <w:kern w:val="0"/>
      <w:sz w:val="32"/>
      <w:szCs w:val="32"/>
      <w:lang w:val="en-US" w:eastAsia="vi-VN"/>
      <w14:ligatures w14:val="none"/>
    </w:rPr>
  </w:style>
  <w:style w:type="paragraph" w:styleId="Tiuphu">
    <w:name w:val="Subtitle"/>
    <w:basedOn w:val="Binhthng"/>
    <w:next w:val="Binhthng"/>
    <w:link w:val="TiuphuChar"/>
    <w:uiPriority w:val="11"/>
    <w:qFormat/>
    <w:rsid w:val="00F432EE"/>
    <w:pPr>
      <w:spacing w:line="312" w:lineRule="auto"/>
    </w:pPr>
    <w:rPr>
      <w:i/>
      <w:color w:val="1F497D"/>
    </w:rPr>
  </w:style>
  <w:style w:type="character" w:customStyle="1" w:styleId="TiuphuChar">
    <w:name w:val="Tiêu đề phụ Char"/>
    <w:basedOn w:val="Phngmcinhcuaoanvn"/>
    <w:link w:val="Tiuphu"/>
    <w:uiPriority w:val="11"/>
    <w:rsid w:val="00F432EE"/>
    <w:rPr>
      <w:rFonts w:ascii="Calibri" w:eastAsia="Calibri" w:hAnsi="Calibri" w:cs="Calibri"/>
      <w:i/>
      <w:color w:val="1F497D"/>
      <w:kern w:val="0"/>
      <w:sz w:val="26"/>
      <w:szCs w:val="26"/>
      <w:lang w:val="en-US"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image" Target="media/image6.png"/><Relationship Id="rId26" Type="http://schemas.openxmlformats.org/officeDocument/2006/relationships/hyperlink" Target="https://support.microsoft.com/vi-vn/topic/31846479-c656-f2a4-bc24-c9803a97e62c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image" Target="media/image5.png"/><Relationship Id="rId25" Type="http://schemas.openxmlformats.org/officeDocument/2006/relationships/hyperlink" Target="https://www.w3schools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24" Type="http://schemas.openxmlformats.org/officeDocument/2006/relationships/image" Target="media/image12.png"/><Relationship Id="rId5" Type="http://schemas.openxmlformats.org/officeDocument/2006/relationships/image" Target="media/image1.png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hyperlink" Target="https://wiki.matbao.net" TargetMode="External"/><Relationship Id="rId10" Type="http://schemas.openxmlformats.org/officeDocument/2006/relationships/header" Target="header3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6.xml"/><Relationship Id="rId22" Type="http://schemas.openxmlformats.org/officeDocument/2006/relationships/image" Target="media/image10.png"/><Relationship Id="rId27" Type="http://schemas.openxmlformats.org/officeDocument/2006/relationships/hyperlink" Target="https://topdev.vn/blog/sql-server-la-gi/" TargetMode="Externa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44</Pages>
  <Words>5557</Words>
  <Characters>31680</Characters>
  <Application>Microsoft Office Word</Application>
  <DocSecurity>0</DocSecurity>
  <Lines>264</Lines>
  <Paragraphs>74</Paragraphs>
  <ScaleCrop>false</ScaleCrop>
  <Company/>
  <LinksUpToDate>false</LinksUpToDate>
  <CharactersWithSpaces>37163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Tran</dc:creator>
  <cp:keywords/>
  <dc:description/>
  <cp:lastModifiedBy>Duong Tran</cp:lastModifiedBy>
  <cp:revision>1</cp:revision>
  <dcterms:created xsi:type="dcterms:W3CDTF">2023-12-24T16:57:00Z</dcterms:created>
  <dcterms:modified xsi:type="dcterms:W3CDTF">2023-12-24T16:59:00Z</dcterms:modified>
</cp:coreProperties>
</file>